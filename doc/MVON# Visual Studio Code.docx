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3C749" w14:textId="3F7F3C18" w:rsidR="00B01B03" w:rsidRPr="00D3105C" w:rsidRDefault="00942B23" w:rsidP="004A19D8">
      <w:pPr>
        <w:spacing w:before="2640" w:after="240"/>
        <w:ind w:left="0"/>
        <w:jc w:val="center"/>
        <w:rPr>
          <w:sz w:val="56"/>
          <w:szCs w:val="56"/>
        </w:rPr>
      </w:pPr>
      <w:del w:id="0" w:author="Dick" w:date="2019-07-08T04:52:00Z">
        <w:r w:rsidRPr="0009565A" w:rsidDel="00153A75">
          <w:rPr>
            <w:noProof/>
          </w:rPr>
          <w:drawing>
            <wp:inline distT="0" distB="0" distL="0" distR="0" wp14:anchorId="04275C1A" wp14:editId="0F313738">
              <wp:extent cx="1334770" cy="131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4770" cy="1310005"/>
                      </a:xfrm>
                      <a:prstGeom prst="rect">
                        <a:avLst/>
                      </a:prstGeom>
                      <a:noFill/>
                      <a:ln>
                        <a:noFill/>
                      </a:ln>
                    </pic:spPr>
                  </pic:pic>
                </a:graphicData>
              </a:graphic>
            </wp:inline>
          </w:drawing>
        </w:r>
      </w:del>
    </w:p>
    <w:p w14:paraId="3F90E867" w14:textId="3A032308" w:rsidR="00B01B03" w:rsidDel="00153A75" w:rsidRDefault="00942B23" w:rsidP="004A19D8">
      <w:pPr>
        <w:spacing w:before="1000" w:after="240"/>
        <w:ind w:left="0"/>
        <w:jc w:val="center"/>
        <w:rPr>
          <w:del w:id="1" w:author="Dick" w:date="2019-07-08T04:53:00Z"/>
          <w:sz w:val="56"/>
          <w:szCs w:val="56"/>
        </w:rPr>
      </w:pPr>
      <w:del w:id="2" w:author="Dick" w:date="2019-07-08T04:52:00Z">
        <w:r w:rsidRPr="00B839CB" w:rsidDel="00153A75">
          <w:rPr>
            <w:noProof/>
            <w:sz w:val="56"/>
            <w:szCs w:val="56"/>
          </w:rPr>
          <w:drawing>
            <wp:inline distT="0" distB="0" distL="0" distR="0" wp14:anchorId="5DEDD425" wp14:editId="167B1EC1">
              <wp:extent cx="3489325" cy="1131570"/>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9325" cy="1131570"/>
                      </a:xfrm>
                      <a:prstGeom prst="rect">
                        <a:avLst/>
                      </a:prstGeom>
                      <a:noFill/>
                      <a:ln>
                        <a:noFill/>
                      </a:ln>
                    </pic:spPr>
                  </pic:pic>
                </a:graphicData>
              </a:graphic>
            </wp:inline>
          </w:drawing>
        </w:r>
      </w:del>
    </w:p>
    <w:p w14:paraId="35309811" w14:textId="77777777" w:rsidR="00323B70" w:rsidRPr="00D3105C" w:rsidRDefault="00323B70" w:rsidP="004A19D8">
      <w:pPr>
        <w:spacing w:before="1000" w:after="240"/>
        <w:ind w:left="0"/>
        <w:jc w:val="center"/>
        <w:rPr>
          <w:sz w:val="56"/>
          <w:szCs w:val="56"/>
        </w:rPr>
      </w:pPr>
    </w:p>
    <w:p w14:paraId="3B3E5B9E" w14:textId="77777777" w:rsidR="00153A75" w:rsidRDefault="00DB6E23" w:rsidP="004A19D8">
      <w:pPr>
        <w:spacing w:after="240"/>
        <w:ind w:left="0"/>
        <w:jc w:val="center"/>
        <w:rPr>
          <w:ins w:id="3" w:author="Dick" w:date="2019-07-08T04:53:00Z"/>
          <w:rFonts w:ascii="Arial Black" w:hAnsi="Arial Black"/>
          <w:b/>
          <w:bCs/>
          <w:sz w:val="56"/>
          <w:szCs w:val="56"/>
        </w:rPr>
      </w:pPr>
      <w:r>
        <w:rPr>
          <w:rFonts w:ascii="Arial Black" w:hAnsi="Arial Black"/>
          <w:b/>
          <w:bCs/>
          <w:sz w:val="56"/>
          <w:szCs w:val="56"/>
        </w:rPr>
        <w:t xml:space="preserve">Visual Studio Code </w:t>
      </w:r>
    </w:p>
    <w:p w14:paraId="24469ADF" w14:textId="64A88291" w:rsidR="00B01B03" w:rsidRDefault="007778F0" w:rsidP="004A19D8">
      <w:pPr>
        <w:spacing w:after="240"/>
        <w:ind w:left="0"/>
        <w:jc w:val="center"/>
        <w:rPr>
          <w:rFonts w:ascii="Arial" w:hAnsi="Arial" w:cs="Arial"/>
        </w:rPr>
      </w:pPr>
      <w:r>
        <w:rPr>
          <w:rFonts w:ascii="Arial Black" w:hAnsi="Arial Black"/>
          <w:b/>
          <w:bCs/>
          <w:sz w:val="56"/>
          <w:szCs w:val="56"/>
        </w:rPr>
        <w:t>M</w:t>
      </w:r>
      <w:ins w:id="4" w:author="Dick" w:date="2019-07-08T04:53:00Z">
        <w:r w:rsidR="00153A75">
          <w:rPr>
            <w:rFonts w:ascii="Arial Black" w:hAnsi="Arial Black"/>
            <w:b/>
            <w:bCs/>
            <w:sz w:val="56"/>
            <w:szCs w:val="56"/>
          </w:rPr>
          <w:t>ulti</w:t>
        </w:r>
      </w:ins>
      <w:r>
        <w:rPr>
          <w:rFonts w:ascii="Arial Black" w:hAnsi="Arial Black"/>
          <w:b/>
          <w:bCs/>
          <w:sz w:val="56"/>
          <w:szCs w:val="56"/>
        </w:rPr>
        <w:t>V</w:t>
      </w:r>
      <w:ins w:id="5" w:author="Dick" w:date="2019-07-08T04:53:00Z">
        <w:r w:rsidR="00153A75">
          <w:rPr>
            <w:rFonts w:ascii="Arial Black" w:hAnsi="Arial Black"/>
            <w:b/>
            <w:bCs/>
            <w:sz w:val="56"/>
            <w:szCs w:val="56"/>
          </w:rPr>
          <w:t>alue</w:t>
        </w:r>
      </w:ins>
      <w:del w:id="6" w:author="Dick" w:date="2019-07-08T04:53:00Z">
        <w:r w:rsidDel="00153A75">
          <w:rPr>
            <w:rFonts w:ascii="Arial Black" w:hAnsi="Arial Black"/>
            <w:b/>
            <w:bCs/>
            <w:sz w:val="56"/>
            <w:szCs w:val="56"/>
          </w:rPr>
          <w:delText>#</w:delText>
        </w:r>
      </w:del>
      <w:r>
        <w:rPr>
          <w:rFonts w:ascii="Arial Black" w:hAnsi="Arial Black"/>
          <w:b/>
          <w:bCs/>
          <w:sz w:val="56"/>
          <w:szCs w:val="56"/>
        </w:rPr>
        <w:t xml:space="preserve"> </w:t>
      </w:r>
      <w:r w:rsidR="00DB6E23">
        <w:rPr>
          <w:rFonts w:ascii="Arial Black" w:hAnsi="Arial Black"/>
          <w:b/>
          <w:bCs/>
          <w:sz w:val="56"/>
          <w:szCs w:val="56"/>
        </w:rPr>
        <w:t>Extensions</w:t>
      </w:r>
    </w:p>
    <w:p w14:paraId="43B0168F" w14:textId="77777777" w:rsidR="00357286" w:rsidRDefault="00357286" w:rsidP="004A19D8">
      <w:pPr>
        <w:spacing w:after="240"/>
        <w:ind w:left="0"/>
        <w:jc w:val="center"/>
        <w:rPr>
          <w:rFonts w:ascii="Arial" w:hAnsi="Arial" w:cs="Arial"/>
        </w:rPr>
      </w:pPr>
    </w:p>
    <w:p w14:paraId="555E329B" w14:textId="77777777" w:rsidR="00357286" w:rsidRDefault="00357286" w:rsidP="004A19D8">
      <w:pPr>
        <w:spacing w:after="240"/>
        <w:ind w:left="0"/>
        <w:jc w:val="center"/>
        <w:rPr>
          <w:rFonts w:ascii="Arial" w:hAnsi="Arial" w:cs="Arial"/>
        </w:rPr>
      </w:pPr>
    </w:p>
    <w:p w14:paraId="19C8492A" w14:textId="77777777" w:rsidR="00357286" w:rsidRPr="002F585C" w:rsidRDefault="00357286" w:rsidP="004A19D8">
      <w:pPr>
        <w:spacing w:after="240"/>
        <w:ind w:left="0"/>
        <w:jc w:val="center"/>
        <w:rPr>
          <w:rFonts w:ascii="Arial" w:hAnsi="Arial" w:cs="Arial"/>
          <w:lang w:val="en-ZA"/>
        </w:rPr>
      </w:pPr>
    </w:p>
    <w:p w14:paraId="33AB9677" w14:textId="77777777" w:rsidR="00217096" w:rsidRDefault="00217096" w:rsidP="00873858">
      <w:pPr>
        <w:spacing w:before="1800" w:after="240"/>
        <w:ind w:left="0"/>
        <w:rPr>
          <w:rFonts w:ascii="Arial" w:hAnsi="Arial" w:cs="Arial"/>
          <w:b/>
          <w:bCs/>
          <w:lang w:val="it-IT"/>
        </w:rPr>
        <w:sectPr w:rsidR="00217096" w:rsidSect="00217096">
          <w:footerReference w:type="even" r:id="rId10"/>
          <w:footerReference w:type="default" r:id="rId11"/>
          <w:footerReference w:type="first" r:id="rId12"/>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cols w:space="720"/>
          <w:titlePg/>
        </w:sectPr>
      </w:pPr>
      <w:bookmarkStart w:id="22" w:name="PRO"/>
      <w:bookmarkEnd w:id="22"/>
    </w:p>
    <w:p w14:paraId="58B834A3" w14:textId="77777777" w:rsidR="00217096" w:rsidRPr="00D738F5" w:rsidRDefault="00217096" w:rsidP="00217096">
      <w:pPr>
        <w:pageBreakBefore/>
        <w:spacing w:after="240"/>
        <w:ind w:left="0"/>
        <w:rPr>
          <w:rFonts w:ascii="Arial" w:hAnsi="Arial" w:cs="Arial"/>
        </w:rPr>
      </w:pPr>
      <w:r w:rsidRPr="00D738F5">
        <w:rPr>
          <w:rFonts w:ascii="Arial" w:hAnsi="Arial" w:cs="Arial"/>
        </w:rPr>
        <w:lastRenderedPageBreak/>
        <w:t xml:space="preserve">Copyright © </w:t>
      </w:r>
      <w:r>
        <w:rPr>
          <w:rFonts w:ascii="Arial" w:hAnsi="Arial" w:cs="Arial"/>
        </w:rPr>
        <w:t>2018 ONgroup Intl</w:t>
      </w:r>
    </w:p>
    <w:p w14:paraId="2DC83027" w14:textId="77777777" w:rsidR="00217096" w:rsidRPr="00D738F5" w:rsidRDefault="00217096" w:rsidP="00217096">
      <w:pPr>
        <w:spacing w:after="240"/>
        <w:ind w:left="0"/>
        <w:jc w:val="both"/>
        <w:rPr>
          <w:rFonts w:ascii="Arial" w:hAnsi="Arial" w:cs="Arial"/>
        </w:rPr>
      </w:pPr>
      <w:r w:rsidRPr="00D738F5">
        <w:rPr>
          <w:rFonts w:ascii="Arial" w:hAnsi="Arial" w:cs="Arial"/>
        </w:rPr>
        <w:t xml:space="preserve">All rights reserved. </w:t>
      </w:r>
    </w:p>
    <w:p w14:paraId="73EC00F6" w14:textId="77777777" w:rsidR="00217096" w:rsidRPr="00D738F5" w:rsidRDefault="00217096" w:rsidP="00217096">
      <w:pPr>
        <w:pStyle w:val="Glossary"/>
        <w:spacing w:after="240"/>
        <w:ind w:left="0"/>
        <w:jc w:val="both"/>
        <w:rPr>
          <w:rFonts w:ascii="Arial" w:hAnsi="Arial" w:cs="Arial"/>
        </w:rPr>
      </w:pPr>
      <w:r>
        <w:rPr>
          <w:rFonts w:ascii="Arial" w:hAnsi="Arial" w:cs="Arial"/>
          <w:lang w:val="it-IT"/>
        </w:rPr>
        <w:t xml:space="preserve">ONgroup Intl </w:t>
      </w:r>
      <w:r>
        <w:rPr>
          <w:rFonts w:ascii="Arial" w:hAnsi="Arial" w:cs="Arial"/>
        </w:rPr>
        <w:t>make</w:t>
      </w:r>
      <w:r w:rsidRPr="00D738F5">
        <w:rPr>
          <w:rFonts w:ascii="Arial" w:hAnsi="Arial" w:cs="Arial"/>
        </w:rPr>
        <w:t xml:space="preserve"> no representations that the use of its products in the manner described in this publication will not infringe on existing or future patent rights, nor do the descriptions contained in this publication imply the granting of licenses to make, use, or sell equipment or software in accordance with the description.</w:t>
      </w:r>
    </w:p>
    <w:p w14:paraId="3FEDD16E" w14:textId="77777777" w:rsidR="00217096" w:rsidRPr="00D738F5" w:rsidRDefault="00217096" w:rsidP="00217096">
      <w:pPr>
        <w:spacing w:after="240"/>
        <w:ind w:left="0"/>
        <w:jc w:val="both"/>
        <w:rPr>
          <w:rFonts w:ascii="Arial" w:hAnsi="Arial" w:cs="Arial"/>
        </w:rPr>
      </w:pPr>
      <w:r w:rsidRPr="00D738F5">
        <w:rPr>
          <w:rFonts w:ascii="Arial" w:hAnsi="Arial" w:cs="Arial"/>
        </w:rPr>
        <w:t xml:space="preserve">Possession, use, or copying of the software described in this publication is authorized only pursuant to a valid written license from </w:t>
      </w:r>
      <w:r>
        <w:rPr>
          <w:rFonts w:ascii="Arial" w:hAnsi="Arial" w:cs="Arial"/>
        </w:rPr>
        <w:t xml:space="preserve">ONgroup Intl or an </w:t>
      </w:r>
      <w:r w:rsidRPr="00716AA5">
        <w:rPr>
          <w:rFonts w:ascii="Arial" w:hAnsi="Arial" w:cs="Arial"/>
          <w:lang w:val="en-ZA"/>
        </w:rPr>
        <w:t>authorised</w:t>
      </w:r>
      <w:r w:rsidRPr="00D738F5">
        <w:rPr>
          <w:rFonts w:ascii="Arial" w:hAnsi="Arial" w:cs="Arial"/>
        </w:rPr>
        <w:t xml:space="preserve"> sub licensor.</w:t>
      </w:r>
    </w:p>
    <w:p w14:paraId="218850BD" w14:textId="77777777" w:rsidR="00217096" w:rsidRPr="00D738F5" w:rsidRDefault="00217096" w:rsidP="00217096">
      <w:pPr>
        <w:spacing w:after="240"/>
        <w:ind w:left="0"/>
        <w:jc w:val="both"/>
        <w:rPr>
          <w:rFonts w:ascii="Arial" w:hAnsi="Arial" w:cs="Arial"/>
        </w:rPr>
      </w:pPr>
      <w:r w:rsidRPr="00D738F5">
        <w:rPr>
          <w:rFonts w:ascii="Arial" w:hAnsi="Arial" w:cs="Arial"/>
        </w:rPr>
        <w:t xml:space="preserve">Neither </w:t>
      </w:r>
      <w:r>
        <w:rPr>
          <w:rFonts w:ascii="Arial" w:hAnsi="Arial" w:cs="Arial"/>
        </w:rPr>
        <w:t xml:space="preserve">ONgroup Intl </w:t>
      </w:r>
      <w:r w:rsidRPr="00D738F5">
        <w:rPr>
          <w:rFonts w:ascii="Arial" w:hAnsi="Arial" w:cs="Arial"/>
        </w:rPr>
        <w:t>nor its employees are responsible for any errors that may appear in this publication. The information in this publication is subject to change without notice.</w:t>
      </w:r>
    </w:p>
    <w:p w14:paraId="058E2C18" w14:textId="77777777" w:rsidR="00217096" w:rsidRDefault="00217096" w:rsidP="00217096">
      <w:pPr>
        <w:spacing w:after="240"/>
        <w:ind w:left="0"/>
        <w:jc w:val="both"/>
        <w:rPr>
          <w:rFonts w:ascii="Arial" w:hAnsi="Arial" w:cs="Arial"/>
        </w:rPr>
        <w:sectPr w:rsidR="00217096" w:rsidSect="00AE7208">
          <w:footerReference w:type="first" r:id="rId13"/>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pgNumType w:start="1"/>
          <w:cols w:space="720"/>
          <w:titlePg/>
        </w:sectPr>
      </w:pPr>
      <w:r w:rsidRPr="00D738F5">
        <w:rPr>
          <w:rFonts w:ascii="Arial" w:hAnsi="Arial" w:cs="Arial"/>
        </w:rPr>
        <w:t>All other trademarks and service marks are property of their respective holders.</w:t>
      </w:r>
    </w:p>
    <w:p w14:paraId="3A3E487F" w14:textId="77777777" w:rsidR="00CF3BD3" w:rsidRPr="00BF5395" w:rsidRDefault="00CF3BD3" w:rsidP="00BF5395">
      <w:pPr>
        <w:pStyle w:val="Doctitle1"/>
        <w:spacing w:before="1440"/>
        <w:jc w:val="both"/>
        <w:rPr>
          <w:rFonts w:ascii="Arial" w:hAnsi="Arial" w:cs="Arial"/>
          <w:lang w:val="en-GB"/>
        </w:rPr>
      </w:pPr>
      <w:r w:rsidRPr="00BF5395">
        <w:rPr>
          <w:rFonts w:ascii="Arial" w:hAnsi="Arial" w:cs="Arial"/>
          <w:lang w:val="en-GB"/>
        </w:rPr>
        <w:lastRenderedPageBreak/>
        <w:t>Contents</w:t>
      </w:r>
    </w:p>
    <w:bookmarkStart w:id="27" w:name="_Toc443364891"/>
    <w:bookmarkStart w:id="28" w:name="_Toc67107348"/>
    <w:p w14:paraId="7B906956" w14:textId="0AA75551" w:rsidR="00153A75" w:rsidRDefault="00076693">
      <w:pPr>
        <w:pStyle w:val="TOC1"/>
        <w:rPr>
          <w:ins w:id="29" w:author="Dick" w:date="2019-07-08T04:56:00Z"/>
          <w:rFonts w:asciiTheme="minorHAnsi" w:eastAsiaTheme="minorEastAsia" w:hAnsiTheme="minorHAnsi" w:cstheme="minorBidi"/>
          <w:b w:val="0"/>
          <w:sz w:val="22"/>
          <w:szCs w:val="22"/>
        </w:rPr>
      </w:pPr>
      <w:r w:rsidRPr="00D738F5">
        <w:rPr>
          <w:rStyle w:val="Hyperlink"/>
          <w:rFonts w:cs="Arial"/>
        </w:rPr>
        <w:fldChar w:fldCharType="begin"/>
      </w:r>
      <w:r w:rsidRPr="00D738F5">
        <w:rPr>
          <w:rStyle w:val="Hyperlink"/>
          <w:rFonts w:cs="Arial"/>
        </w:rPr>
        <w:instrText xml:space="preserve"> TOC \o "1-3" \h \z \u </w:instrText>
      </w:r>
      <w:r w:rsidRPr="00D738F5">
        <w:rPr>
          <w:rStyle w:val="Hyperlink"/>
          <w:rFonts w:cs="Arial"/>
        </w:rPr>
        <w:fldChar w:fldCharType="separate"/>
      </w:r>
      <w:ins w:id="30" w:author="Dick" w:date="2019-07-08T04:56:00Z">
        <w:r w:rsidR="00153A75" w:rsidRPr="00127218">
          <w:rPr>
            <w:rStyle w:val="Hyperlink"/>
          </w:rPr>
          <w:fldChar w:fldCharType="begin"/>
        </w:r>
        <w:r w:rsidR="00153A75" w:rsidRPr="00127218">
          <w:rPr>
            <w:rStyle w:val="Hyperlink"/>
          </w:rPr>
          <w:instrText xml:space="preserve"> </w:instrText>
        </w:r>
        <w:r w:rsidR="00153A75">
          <w:instrText>HYPERLINK \l "_Toc13454178"</w:instrText>
        </w:r>
        <w:r w:rsidR="00153A75" w:rsidRPr="00127218">
          <w:rPr>
            <w:rStyle w:val="Hyperlink"/>
          </w:rPr>
          <w:instrText xml:space="preserve"> </w:instrText>
        </w:r>
        <w:r w:rsidR="00153A75" w:rsidRPr="00127218">
          <w:rPr>
            <w:rStyle w:val="Hyperlink"/>
          </w:rPr>
          <w:fldChar w:fldCharType="separate"/>
        </w:r>
        <w:r w:rsidR="00153A75" w:rsidRPr="00127218">
          <w:rPr>
            <w:rStyle w:val="Hyperlink"/>
            <w:rFonts w:cs="Arial"/>
          </w:rPr>
          <w:t>Preface</w:t>
        </w:r>
        <w:r w:rsidR="00153A75">
          <w:rPr>
            <w:webHidden/>
          </w:rPr>
          <w:tab/>
        </w:r>
        <w:r w:rsidR="00153A75">
          <w:rPr>
            <w:webHidden/>
          </w:rPr>
          <w:fldChar w:fldCharType="begin"/>
        </w:r>
        <w:r w:rsidR="00153A75">
          <w:rPr>
            <w:webHidden/>
          </w:rPr>
          <w:instrText xml:space="preserve"> PAGEREF _Toc13454178 \h </w:instrText>
        </w:r>
      </w:ins>
      <w:r w:rsidR="00153A75">
        <w:rPr>
          <w:webHidden/>
        </w:rPr>
      </w:r>
      <w:r w:rsidR="00153A75">
        <w:rPr>
          <w:webHidden/>
        </w:rPr>
        <w:fldChar w:fldCharType="separate"/>
      </w:r>
      <w:ins w:id="31" w:author="Dick" w:date="2019-07-08T04:56:00Z">
        <w:r w:rsidR="00153A75">
          <w:rPr>
            <w:webHidden/>
          </w:rPr>
          <w:t>3</w:t>
        </w:r>
        <w:r w:rsidR="00153A75">
          <w:rPr>
            <w:webHidden/>
          </w:rPr>
          <w:fldChar w:fldCharType="end"/>
        </w:r>
        <w:r w:rsidR="00153A75" w:rsidRPr="00127218">
          <w:rPr>
            <w:rStyle w:val="Hyperlink"/>
          </w:rPr>
          <w:fldChar w:fldCharType="end"/>
        </w:r>
      </w:ins>
    </w:p>
    <w:p w14:paraId="6E260D76" w14:textId="05933B3B" w:rsidR="00153A75" w:rsidRDefault="00153A75">
      <w:pPr>
        <w:pStyle w:val="TOC1"/>
        <w:rPr>
          <w:ins w:id="32" w:author="Dick" w:date="2019-07-08T04:56:00Z"/>
          <w:rFonts w:asciiTheme="minorHAnsi" w:eastAsiaTheme="minorEastAsia" w:hAnsiTheme="minorHAnsi" w:cstheme="minorBidi"/>
          <w:b w:val="0"/>
          <w:sz w:val="22"/>
          <w:szCs w:val="22"/>
        </w:rPr>
      </w:pPr>
      <w:ins w:id="33" w:author="Dick" w:date="2019-07-08T04:56:00Z">
        <w:r w:rsidRPr="00127218">
          <w:rPr>
            <w:rStyle w:val="Hyperlink"/>
          </w:rPr>
          <w:fldChar w:fldCharType="begin"/>
        </w:r>
        <w:r w:rsidRPr="00127218">
          <w:rPr>
            <w:rStyle w:val="Hyperlink"/>
          </w:rPr>
          <w:instrText xml:space="preserve"> </w:instrText>
        </w:r>
        <w:r>
          <w:instrText>HYPERLINK \l "_Toc13454179"</w:instrText>
        </w:r>
        <w:r w:rsidRPr="00127218">
          <w:rPr>
            <w:rStyle w:val="Hyperlink"/>
          </w:rPr>
          <w:instrText xml:space="preserve"> </w:instrText>
        </w:r>
        <w:r w:rsidRPr="00127218">
          <w:rPr>
            <w:rStyle w:val="Hyperlink"/>
          </w:rPr>
          <w:fldChar w:fldCharType="separate"/>
        </w:r>
        <w:r w:rsidRPr="00127218">
          <w:rPr>
            <w:rStyle w:val="Hyperlink"/>
          </w:rPr>
          <w:t>1</w:t>
        </w:r>
        <w:r>
          <w:rPr>
            <w:rFonts w:asciiTheme="minorHAnsi" w:eastAsiaTheme="minorEastAsia" w:hAnsiTheme="minorHAnsi" w:cstheme="minorBidi"/>
            <w:b w:val="0"/>
            <w:sz w:val="22"/>
            <w:szCs w:val="22"/>
          </w:rPr>
          <w:tab/>
        </w:r>
        <w:r w:rsidRPr="00127218">
          <w:rPr>
            <w:rStyle w:val="Hyperlink"/>
          </w:rPr>
          <w:t>Introduction</w:t>
        </w:r>
        <w:r>
          <w:rPr>
            <w:webHidden/>
          </w:rPr>
          <w:tab/>
        </w:r>
        <w:r>
          <w:rPr>
            <w:webHidden/>
          </w:rPr>
          <w:fldChar w:fldCharType="begin"/>
        </w:r>
        <w:r>
          <w:rPr>
            <w:webHidden/>
          </w:rPr>
          <w:instrText xml:space="preserve"> PAGEREF _Toc13454179 \h </w:instrText>
        </w:r>
      </w:ins>
      <w:r>
        <w:rPr>
          <w:webHidden/>
        </w:rPr>
      </w:r>
      <w:r>
        <w:rPr>
          <w:webHidden/>
        </w:rPr>
        <w:fldChar w:fldCharType="separate"/>
      </w:r>
      <w:ins w:id="34" w:author="Dick" w:date="2019-07-08T04:56:00Z">
        <w:r>
          <w:rPr>
            <w:webHidden/>
          </w:rPr>
          <w:t>4</w:t>
        </w:r>
        <w:r>
          <w:rPr>
            <w:webHidden/>
          </w:rPr>
          <w:fldChar w:fldCharType="end"/>
        </w:r>
        <w:r w:rsidRPr="00127218">
          <w:rPr>
            <w:rStyle w:val="Hyperlink"/>
          </w:rPr>
          <w:fldChar w:fldCharType="end"/>
        </w:r>
      </w:ins>
    </w:p>
    <w:p w14:paraId="44DF6692" w14:textId="17140C0D" w:rsidR="00153A75" w:rsidRDefault="00153A75">
      <w:pPr>
        <w:pStyle w:val="TOC1"/>
        <w:rPr>
          <w:ins w:id="35" w:author="Dick" w:date="2019-07-08T04:56:00Z"/>
          <w:rFonts w:asciiTheme="minorHAnsi" w:eastAsiaTheme="minorEastAsia" w:hAnsiTheme="minorHAnsi" w:cstheme="minorBidi"/>
          <w:b w:val="0"/>
          <w:sz w:val="22"/>
          <w:szCs w:val="22"/>
        </w:rPr>
      </w:pPr>
      <w:ins w:id="36" w:author="Dick" w:date="2019-07-08T04:56:00Z">
        <w:r w:rsidRPr="00127218">
          <w:rPr>
            <w:rStyle w:val="Hyperlink"/>
          </w:rPr>
          <w:fldChar w:fldCharType="begin"/>
        </w:r>
        <w:r w:rsidRPr="00127218">
          <w:rPr>
            <w:rStyle w:val="Hyperlink"/>
          </w:rPr>
          <w:instrText xml:space="preserve"> </w:instrText>
        </w:r>
        <w:r>
          <w:instrText>HYPERLINK \l "_Toc13454180"</w:instrText>
        </w:r>
        <w:r w:rsidRPr="00127218">
          <w:rPr>
            <w:rStyle w:val="Hyperlink"/>
          </w:rPr>
          <w:instrText xml:space="preserve"> </w:instrText>
        </w:r>
        <w:r w:rsidRPr="00127218">
          <w:rPr>
            <w:rStyle w:val="Hyperlink"/>
          </w:rPr>
          <w:fldChar w:fldCharType="separate"/>
        </w:r>
        <w:r w:rsidRPr="00127218">
          <w:rPr>
            <w:rStyle w:val="Hyperlink"/>
            <w:lang w:val="en-GB"/>
          </w:rPr>
          <w:t>2</w:t>
        </w:r>
        <w:r>
          <w:rPr>
            <w:rFonts w:asciiTheme="minorHAnsi" w:eastAsiaTheme="minorEastAsia" w:hAnsiTheme="minorHAnsi" w:cstheme="minorBidi"/>
            <w:b w:val="0"/>
            <w:sz w:val="22"/>
            <w:szCs w:val="22"/>
          </w:rPr>
          <w:tab/>
        </w:r>
        <w:r w:rsidRPr="00127218">
          <w:rPr>
            <w:rStyle w:val="Hyperlink"/>
            <w:lang w:val="en-GB"/>
          </w:rPr>
          <w:t>Prerequisites</w:t>
        </w:r>
        <w:r>
          <w:rPr>
            <w:webHidden/>
          </w:rPr>
          <w:tab/>
        </w:r>
        <w:r>
          <w:rPr>
            <w:webHidden/>
          </w:rPr>
          <w:fldChar w:fldCharType="begin"/>
        </w:r>
        <w:r>
          <w:rPr>
            <w:webHidden/>
          </w:rPr>
          <w:instrText xml:space="preserve"> PAGEREF _Toc13454180 \h </w:instrText>
        </w:r>
      </w:ins>
      <w:r>
        <w:rPr>
          <w:webHidden/>
        </w:rPr>
      </w:r>
      <w:r>
        <w:rPr>
          <w:webHidden/>
        </w:rPr>
        <w:fldChar w:fldCharType="separate"/>
      </w:r>
      <w:ins w:id="37" w:author="Dick" w:date="2019-07-08T04:56:00Z">
        <w:r>
          <w:rPr>
            <w:webHidden/>
          </w:rPr>
          <w:t>5</w:t>
        </w:r>
        <w:r>
          <w:rPr>
            <w:webHidden/>
          </w:rPr>
          <w:fldChar w:fldCharType="end"/>
        </w:r>
        <w:r w:rsidRPr="00127218">
          <w:rPr>
            <w:rStyle w:val="Hyperlink"/>
          </w:rPr>
          <w:fldChar w:fldCharType="end"/>
        </w:r>
      </w:ins>
    </w:p>
    <w:p w14:paraId="496ECEDF" w14:textId="514FE1DB" w:rsidR="00153A75" w:rsidRDefault="00153A75">
      <w:pPr>
        <w:pStyle w:val="TOC1"/>
        <w:rPr>
          <w:ins w:id="38" w:author="Dick" w:date="2019-07-08T04:56:00Z"/>
          <w:rFonts w:asciiTheme="minorHAnsi" w:eastAsiaTheme="minorEastAsia" w:hAnsiTheme="minorHAnsi" w:cstheme="minorBidi"/>
          <w:b w:val="0"/>
          <w:sz w:val="22"/>
          <w:szCs w:val="22"/>
        </w:rPr>
      </w:pPr>
      <w:ins w:id="39" w:author="Dick" w:date="2019-07-08T04:56:00Z">
        <w:r w:rsidRPr="00127218">
          <w:rPr>
            <w:rStyle w:val="Hyperlink"/>
          </w:rPr>
          <w:fldChar w:fldCharType="begin"/>
        </w:r>
        <w:r w:rsidRPr="00127218">
          <w:rPr>
            <w:rStyle w:val="Hyperlink"/>
          </w:rPr>
          <w:instrText xml:space="preserve"> </w:instrText>
        </w:r>
        <w:r>
          <w:instrText>HYPERLINK \l "_Toc13454181"</w:instrText>
        </w:r>
        <w:r w:rsidRPr="00127218">
          <w:rPr>
            <w:rStyle w:val="Hyperlink"/>
          </w:rPr>
          <w:instrText xml:space="preserve"> </w:instrText>
        </w:r>
        <w:r w:rsidRPr="00127218">
          <w:rPr>
            <w:rStyle w:val="Hyperlink"/>
          </w:rPr>
          <w:fldChar w:fldCharType="separate"/>
        </w:r>
        <w:r w:rsidRPr="00127218">
          <w:rPr>
            <w:rStyle w:val="Hyperlink"/>
            <w:lang w:val="en-ZA" w:eastAsia="en-ZA"/>
          </w:rPr>
          <w:t>3</w:t>
        </w:r>
        <w:r>
          <w:rPr>
            <w:rFonts w:asciiTheme="minorHAnsi" w:eastAsiaTheme="minorEastAsia" w:hAnsiTheme="minorHAnsi" w:cstheme="minorBidi"/>
            <w:b w:val="0"/>
            <w:sz w:val="22"/>
            <w:szCs w:val="22"/>
          </w:rPr>
          <w:tab/>
        </w:r>
        <w:r w:rsidRPr="00127218">
          <w:rPr>
            <w:rStyle w:val="Hyperlink"/>
            <w:lang w:val="en-ZA" w:eastAsia="en-ZA"/>
          </w:rPr>
          <w:t>Installing Visual Studio Code</w:t>
        </w:r>
        <w:r>
          <w:rPr>
            <w:webHidden/>
          </w:rPr>
          <w:tab/>
        </w:r>
        <w:r>
          <w:rPr>
            <w:webHidden/>
          </w:rPr>
          <w:fldChar w:fldCharType="begin"/>
        </w:r>
        <w:r>
          <w:rPr>
            <w:webHidden/>
          </w:rPr>
          <w:instrText xml:space="preserve"> PAGEREF _Toc13454181 \h </w:instrText>
        </w:r>
      </w:ins>
      <w:r>
        <w:rPr>
          <w:webHidden/>
        </w:rPr>
      </w:r>
      <w:r>
        <w:rPr>
          <w:webHidden/>
        </w:rPr>
        <w:fldChar w:fldCharType="separate"/>
      </w:r>
      <w:ins w:id="40" w:author="Dick" w:date="2019-07-08T04:56:00Z">
        <w:r>
          <w:rPr>
            <w:webHidden/>
          </w:rPr>
          <w:t>6</w:t>
        </w:r>
        <w:r>
          <w:rPr>
            <w:webHidden/>
          </w:rPr>
          <w:fldChar w:fldCharType="end"/>
        </w:r>
        <w:r w:rsidRPr="00127218">
          <w:rPr>
            <w:rStyle w:val="Hyperlink"/>
          </w:rPr>
          <w:fldChar w:fldCharType="end"/>
        </w:r>
      </w:ins>
    </w:p>
    <w:p w14:paraId="3B032711" w14:textId="6EC9F887" w:rsidR="00153A75" w:rsidRDefault="00153A75">
      <w:pPr>
        <w:pStyle w:val="TOC1"/>
        <w:rPr>
          <w:ins w:id="41" w:author="Dick" w:date="2019-07-08T04:56:00Z"/>
          <w:rFonts w:asciiTheme="minorHAnsi" w:eastAsiaTheme="minorEastAsia" w:hAnsiTheme="minorHAnsi" w:cstheme="minorBidi"/>
          <w:b w:val="0"/>
          <w:sz w:val="22"/>
          <w:szCs w:val="22"/>
        </w:rPr>
      </w:pPr>
      <w:ins w:id="42" w:author="Dick" w:date="2019-07-08T04:56:00Z">
        <w:r w:rsidRPr="00127218">
          <w:rPr>
            <w:rStyle w:val="Hyperlink"/>
          </w:rPr>
          <w:fldChar w:fldCharType="begin"/>
        </w:r>
        <w:r w:rsidRPr="00127218">
          <w:rPr>
            <w:rStyle w:val="Hyperlink"/>
          </w:rPr>
          <w:instrText xml:space="preserve"> </w:instrText>
        </w:r>
        <w:r>
          <w:instrText>HYPERLINK \l "_Toc13454182"</w:instrText>
        </w:r>
        <w:r w:rsidRPr="00127218">
          <w:rPr>
            <w:rStyle w:val="Hyperlink"/>
          </w:rPr>
          <w:instrText xml:space="preserve"> </w:instrText>
        </w:r>
        <w:r w:rsidRPr="00127218">
          <w:rPr>
            <w:rStyle w:val="Hyperlink"/>
          </w:rPr>
          <w:fldChar w:fldCharType="separate"/>
        </w:r>
        <w:r w:rsidRPr="00127218">
          <w:rPr>
            <w:rStyle w:val="Hyperlink"/>
            <w:lang w:val="en-ZA" w:eastAsia="en-ZA"/>
          </w:rPr>
          <w:t>4</w:t>
        </w:r>
        <w:r>
          <w:rPr>
            <w:rFonts w:asciiTheme="minorHAnsi" w:eastAsiaTheme="minorEastAsia" w:hAnsiTheme="minorHAnsi" w:cstheme="minorBidi"/>
            <w:b w:val="0"/>
            <w:sz w:val="22"/>
            <w:szCs w:val="22"/>
          </w:rPr>
          <w:tab/>
        </w:r>
        <w:r w:rsidRPr="00127218">
          <w:rPr>
            <w:rStyle w:val="Hyperlink"/>
            <w:lang w:val="en-ZA" w:eastAsia="en-ZA"/>
          </w:rPr>
          <w:t>Configuring Visual Studio Code for MVON#.</w:t>
        </w:r>
        <w:r>
          <w:rPr>
            <w:webHidden/>
          </w:rPr>
          <w:tab/>
        </w:r>
        <w:r>
          <w:rPr>
            <w:webHidden/>
          </w:rPr>
          <w:fldChar w:fldCharType="begin"/>
        </w:r>
        <w:r>
          <w:rPr>
            <w:webHidden/>
          </w:rPr>
          <w:instrText xml:space="preserve"> PAGEREF _Toc13454182 \h </w:instrText>
        </w:r>
      </w:ins>
      <w:r>
        <w:rPr>
          <w:webHidden/>
        </w:rPr>
      </w:r>
      <w:r>
        <w:rPr>
          <w:webHidden/>
        </w:rPr>
        <w:fldChar w:fldCharType="separate"/>
      </w:r>
      <w:ins w:id="43" w:author="Dick" w:date="2019-07-08T04:56:00Z">
        <w:r>
          <w:rPr>
            <w:webHidden/>
          </w:rPr>
          <w:t>9</w:t>
        </w:r>
        <w:r>
          <w:rPr>
            <w:webHidden/>
          </w:rPr>
          <w:fldChar w:fldCharType="end"/>
        </w:r>
        <w:r w:rsidRPr="00127218">
          <w:rPr>
            <w:rStyle w:val="Hyperlink"/>
          </w:rPr>
          <w:fldChar w:fldCharType="end"/>
        </w:r>
      </w:ins>
    </w:p>
    <w:p w14:paraId="02FE79CB" w14:textId="4194F85B" w:rsidR="00153A75" w:rsidRDefault="00153A75">
      <w:pPr>
        <w:pStyle w:val="TOC1"/>
        <w:rPr>
          <w:ins w:id="44" w:author="Dick" w:date="2019-07-08T04:56:00Z"/>
          <w:rFonts w:asciiTheme="minorHAnsi" w:eastAsiaTheme="minorEastAsia" w:hAnsiTheme="minorHAnsi" w:cstheme="minorBidi"/>
          <w:b w:val="0"/>
          <w:sz w:val="22"/>
          <w:szCs w:val="22"/>
        </w:rPr>
      </w:pPr>
      <w:ins w:id="45" w:author="Dick" w:date="2019-07-08T04:56:00Z">
        <w:r w:rsidRPr="00127218">
          <w:rPr>
            <w:rStyle w:val="Hyperlink"/>
          </w:rPr>
          <w:fldChar w:fldCharType="begin"/>
        </w:r>
        <w:r w:rsidRPr="00127218">
          <w:rPr>
            <w:rStyle w:val="Hyperlink"/>
          </w:rPr>
          <w:instrText xml:space="preserve"> </w:instrText>
        </w:r>
        <w:r>
          <w:instrText>HYPERLINK \l "_Toc13454183"</w:instrText>
        </w:r>
        <w:r w:rsidRPr="00127218">
          <w:rPr>
            <w:rStyle w:val="Hyperlink"/>
          </w:rPr>
          <w:instrText xml:space="preserve"> </w:instrText>
        </w:r>
        <w:r w:rsidRPr="00127218">
          <w:rPr>
            <w:rStyle w:val="Hyperlink"/>
          </w:rPr>
          <w:fldChar w:fldCharType="separate"/>
        </w:r>
        <w:r w:rsidRPr="00127218">
          <w:rPr>
            <w:rStyle w:val="Hyperlink"/>
            <w:lang w:val="en-ZA" w:eastAsia="en-ZA"/>
          </w:rPr>
          <w:t>5</w:t>
        </w:r>
        <w:r>
          <w:rPr>
            <w:rFonts w:asciiTheme="minorHAnsi" w:eastAsiaTheme="minorEastAsia" w:hAnsiTheme="minorHAnsi" w:cstheme="minorBidi"/>
            <w:b w:val="0"/>
            <w:sz w:val="22"/>
            <w:szCs w:val="22"/>
          </w:rPr>
          <w:tab/>
        </w:r>
        <w:r w:rsidRPr="00127218">
          <w:rPr>
            <w:rStyle w:val="Hyperlink"/>
            <w:lang w:val="en-ZA" w:eastAsia="en-ZA"/>
          </w:rPr>
          <w:t>Connecting to a MVON# Server</w:t>
        </w:r>
        <w:r>
          <w:rPr>
            <w:webHidden/>
          </w:rPr>
          <w:tab/>
        </w:r>
        <w:r>
          <w:rPr>
            <w:webHidden/>
          </w:rPr>
          <w:fldChar w:fldCharType="begin"/>
        </w:r>
        <w:r>
          <w:rPr>
            <w:webHidden/>
          </w:rPr>
          <w:instrText xml:space="preserve"> PAGEREF _Toc13454183 \h </w:instrText>
        </w:r>
      </w:ins>
      <w:r>
        <w:rPr>
          <w:webHidden/>
        </w:rPr>
      </w:r>
      <w:r>
        <w:rPr>
          <w:webHidden/>
        </w:rPr>
        <w:fldChar w:fldCharType="separate"/>
      </w:r>
      <w:ins w:id="46" w:author="Dick" w:date="2019-07-08T04:56:00Z">
        <w:r>
          <w:rPr>
            <w:webHidden/>
          </w:rPr>
          <w:t>11</w:t>
        </w:r>
        <w:r>
          <w:rPr>
            <w:webHidden/>
          </w:rPr>
          <w:fldChar w:fldCharType="end"/>
        </w:r>
        <w:r w:rsidRPr="00127218">
          <w:rPr>
            <w:rStyle w:val="Hyperlink"/>
          </w:rPr>
          <w:fldChar w:fldCharType="end"/>
        </w:r>
      </w:ins>
    </w:p>
    <w:p w14:paraId="77930037" w14:textId="1D8B0EFD" w:rsidR="00153A75" w:rsidRDefault="00153A75">
      <w:pPr>
        <w:pStyle w:val="TOC2"/>
        <w:tabs>
          <w:tab w:val="left" w:pos="1680"/>
        </w:tabs>
        <w:rPr>
          <w:ins w:id="47" w:author="Dick" w:date="2019-07-08T04:56:00Z"/>
          <w:rFonts w:asciiTheme="minorHAnsi" w:eastAsiaTheme="minorEastAsia" w:hAnsiTheme="minorHAnsi" w:cstheme="minorBidi"/>
          <w:sz w:val="22"/>
          <w:szCs w:val="22"/>
        </w:rPr>
      </w:pPr>
      <w:ins w:id="48" w:author="Dick" w:date="2019-07-08T04:56:00Z">
        <w:r w:rsidRPr="00127218">
          <w:rPr>
            <w:rStyle w:val="Hyperlink"/>
          </w:rPr>
          <w:fldChar w:fldCharType="begin"/>
        </w:r>
        <w:r w:rsidRPr="00127218">
          <w:rPr>
            <w:rStyle w:val="Hyperlink"/>
          </w:rPr>
          <w:instrText xml:space="preserve"> </w:instrText>
        </w:r>
        <w:r>
          <w:instrText>HYPERLINK \l "_Toc13454184"</w:instrText>
        </w:r>
        <w:r w:rsidRPr="00127218">
          <w:rPr>
            <w:rStyle w:val="Hyperlink"/>
          </w:rPr>
          <w:instrText xml:space="preserve"> </w:instrText>
        </w:r>
        <w:r w:rsidRPr="00127218">
          <w:rPr>
            <w:rStyle w:val="Hyperlink"/>
          </w:rPr>
          <w:fldChar w:fldCharType="separate"/>
        </w:r>
        <w:r w:rsidRPr="00127218">
          <w:rPr>
            <w:rStyle w:val="Hyperlink"/>
            <w:lang w:val="en-ZA" w:eastAsia="en-ZA"/>
          </w:rPr>
          <w:t>5.1</w:t>
        </w:r>
        <w:r>
          <w:rPr>
            <w:rFonts w:asciiTheme="minorHAnsi" w:eastAsiaTheme="minorEastAsia" w:hAnsiTheme="minorHAnsi" w:cstheme="minorBidi"/>
            <w:sz w:val="22"/>
            <w:szCs w:val="22"/>
          </w:rPr>
          <w:tab/>
        </w:r>
        <w:r w:rsidRPr="00127218">
          <w:rPr>
            <w:rStyle w:val="Hyperlink"/>
            <w:lang w:val="en-ZA" w:eastAsia="en-ZA"/>
          </w:rPr>
          <w:t>Testing the connection</w:t>
        </w:r>
        <w:r>
          <w:rPr>
            <w:webHidden/>
          </w:rPr>
          <w:tab/>
        </w:r>
        <w:r>
          <w:rPr>
            <w:webHidden/>
          </w:rPr>
          <w:fldChar w:fldCharType="begin"/>
        </w:r>
        <w:r>
          <w:rPr>
            <w:webHidden/>
          </w:rPr>
          <w:instrText xml:space="preserve"> PAGEREF _Toc13454184 \h </w:instrText>
        </w:r>
      </w:ins>
      <w:r>
        <w:rPr>
          <w:webHidden/>
        </w:rPr>
      </w:r>
      <w:r>
        <w:rPr>
          <w:webHidden/>
        </w:rPr>
        <w:fldChar w:fldCharType="separate"/>
      </w:r>
      <w:ins w:id="49" w:author="Dick" w:date="2019-07-08T04:56:00Z">
        <w:r>
          <w:rPr>
            <w:webHidden/>
          </w:rPr>
          <w:t>14</w:t>
        </w:r>
        <w:r>
          <w:rPr>
            <w:webHidden/>
          </w:rPr>
          <w:fldChar w:fldCharType="end"/>
        </w:r>
        <w:r w:rsidRPr="00127218">
          <w:rPr>
            <w:rStyle w:val="Hyperlink"/>
          </w:rPr>
          <w:fldChar w:fldCharType="end"/>
        </w:r>
      </w:ins>
    </w:p>
    <w:p w14:paraId="5D7C22E9" w14:textId="0F6A2B7B" w:rsidR="00153A75" w:rsidRDefault="00153A75">
      <w:pPr>
        <w:pStyle w:val="TOC2"/>
        <w:tabs>
          <w:tab w:val="left" w:pos="1680"/>
        </w:tabs>
        <w:rPr>
          <w:ins w:id="50" w:author="Dick" w:date="2019-07-08T04:56:00Z"/>
          <w:rFonts w:asciiTheme="minorHAnsi" w:eastAsiaTheme="minorEastAsia" w:hAnsiTheme="minorHAnsi" w:cstheme="minorBidi"/>
          <w:sz w:val="22"/>
          <w:szCs w:val="22"/>
        </w:rPr>
      </w:pPr>
      <w:ins w:id="51" w:author="Dick" w:date="2019-07-08T04:56:00Z">
        <w:r w:rsidRPr="00127218">
          <w:rPr>
            <w:rStyle w:val="Hyperlink"/>
          </w:rPr>
          <w:fldChar w:fldCharType="begin"/>
        </w:r>
        <w:r w:rsidRPr="00127218">
          <w:rPr>
            <w:rStyle w:val="Hyperlink"/>
          </w:rPr>
          <w:instrText xml:space="preserve"> </w:instrText>
        </w:r>
        <w:r>
          <w:instrText>HYPERLINK \l "_Toc13454185"</w:instrText>
        </w:r>
        <w:r w:rsidRPr="00127218">
          <w:rPr>
            <w:rStyle w:val="Hyperlink"/>
          </w:rPr>
          <w:instrText xml:space="preserve"> </w:instrText>
        </w:r>
        <w:r w:rsidRPr="00127218">
          <w:rPr>
            <w:rStyle w:val="Hyperlink"/>
          </w:rPr>
          <w:fldChar w:fldCharType="separate"/>
        </w:r>
        <w:r w:rsidRPr="00127218">
          <w:rPr>
            <w:rStyle w:val="Hyperlink"/>
            <w:lang w:val="en-ZA" w:eastAsia="en-ZA"/>
          </w:rPr>
          <w:t>5.2</w:t>
        </w:r>
        <w:r>
          <w:rPr>
            <w:rFonts w:asciiTheme="minorHAnsi" w:eastAsiaTheme="minorEastAsia" w:hAnsiTheme="minorHAnsi" w:cstheme="minorBidi"/>
            <w:sz w:val="22"/>
            <w:szCs w:val="22"/>
          </w:rPr>
          <w:tab/>
        </w:r>
        <w:r w:rsidRPr="00127218">
          <w:rPr>
            <w:rStyle w:val="Hyperlink"/>
            <w:lang w:val="en-ZA" w:eastAsia="en-ZA"/>
          </w:rPr>
          <w:t>Associating Programs with MVON#</w:t>
        </w:r>
        <w:r>
          <w:rPr>
            <w:webHidden/>
          </w:rPr>
          <w:tab/>
        </w:r>
        <w:r>
          <w:rPr>
            <w:webHidden/>
          </w:rPr>
          <w:fldChar w:fldCharType="begin"/>
        </w:r>
        <w:r>
          <w:rPr>
            <w:webHidden/>
          </w:rPr>
          <w:instrText xml:space="preserve"> PAGEREF _Toc13454185 \h </w:instrText>
        </w:r>
      </w:ins>
      <w:r>
        <w:rPr>
          <w:webHidden/>
        </w:rPr>
      </w:r>
      <w:r>
        <w:rPr>
          <w:webHidden/>
        </w:rPr>
        <w:fldChar w:fldCharType="separate"/>
      </w:r>
      <w:ins w:id="52" w:author="Dick" w:date="2019-07-08T04:56:00Z">
        <w:r>
          <w:rPr>
            <w:webHidden/>
          </w:rPr>
          <w:t>16</w:t>
        </w:r>
        <w:r>
          <w:rPr>
            <w:webHidden/>
          </w:rPr>
          <w:fldChar w:fldCharType="end"/>
        </w:r>
        <w:r w:rsidRPr="00127218">
          <w:rPr>
            <w:rStyle w:val="Hyperlink"/>
          </w:rPr>
          <w:fldChar w:fldCharType="end"/>
        </w:r>
      </w:ins>
    </w:p>
    <w:p w14:paraId="7E5428D2" w14:textId="52E99459" w:rsidR="00153A75" w:rsidRDefault="00153A75">
      <w:pPr>
        <w:pStyle w:val="TOC2"/>
        <w:tabs>
          <w:tab w:val="left" w:pos="1680"/>
        </w:tabs>
        <w:rPr>
          <w:ins w:id="53" w:author="Dick" w:date="2019-07-08T04:56:00Z"/>
          <w:rFonts w:asciiTheme="minorHAnsi" w:eastAsiaTheme="minorEastAsia" w:hAnsiTheme="minorHAnsi" w:cstheme="minorBidi"/>
          <w:sz w:val="22"/>
          <w:szCs w:val="22"/>
        </w:rPr>
      </w:pPr>
      <w:ins w:id="54" w:author="Dick" w:date="2019-07-08T04:56:00Z">
        <w:r w:rsidRPr="00127218">
          <w:rPr>
            <w:rStyle w:val="Hyperlink"/>
          </w:rPr>
          <w:fldChar w:fldCharType="begin"/>
        </w:r>
        <w:r w:rsidRPr="00127218">
          <w:rPr>
            <w:rStyle w:val="Hyperlink"/>
          </w:rPr>
          <w:instrText xml:space="preserve"> </w:instrText>
        </w:r>
        <w:r>
          <w:instrText>HYPERLINK \l "_Toc13454186"</w:instrText>
        </w:r>
        <w:r w:rsidRPr="00127218">
          <w:rPr>
            <w:rStyle w:val="Hyperlink"/>
          </w:rPr>
          <w:instrText xml:space="preserve"> </w:instrText>
        </w:r>
        <w:r w:rsidRPr="00127218">
          <w:rPr>
            <w:rStyle w:val="Hyperlink"/>
          </w:rPr>
          <w:fldChar w:fldCharType="separate"/>
        </w:r>
        <w:r w:rsidRPr="00127218">
          <w:rPr>
            <w:rStyle w:val="Hyperlink"/>
            <w:lang w:val="en-ZA" w:eastAsia="en-ZA"/>
          </w:rPr>
          <w:t>5.3</w:t>
        </w:r>
        <w:r>
          <w:rPr>
            <w:rFonts w:asciiTheme="minorHAnsi" w:eastAsiaTheme="minorEastAsia" w:hAnsiTheme="minorHAnsi" w:cstheme="minorBidi"/>
            <w:sz w:val="22"/>
            <w:szCs w:val="22"/>
          </w:rPr>
          <w:tab/>
        </w:r>
        <w:r w:rsidRPr="00127218">
          <w:rPr>
            <w:rStyle w:val="Hyperlink"/>
            <w:lang w:val="en-ZA" w:eastAsia="en-ZA"/>
          </w:rPr>
          <w:t>Additional MV# Developer Settings</w:t>
        </w:r>
        <w:r>
          <w:rPr>
            <w:webHidden/>
          </w:rPr>
          <w:tab/>
        </w:r>
        <w:r>
          <w:rPr>
            <w:webHidden/>
          </w:rPr>
          <w:fldChar w:fldCharType="begin"/>
        </w:r>
        <w:r>
          <w:rPr>
            <w:webHidden/>
          </w:rPr>
          <w:instrText xml:space="preserve"> PAGEREF _Toc13454186 \h </w:instrText>
        </w:r>
      </w:ins>
      <w:r>
        <w:rPr>
          <w:webHidden/>
        </w:rPr>
      </w:r>
      <w:r>
        <w:rPr>
          <w:webHidden/>
        </w:rPr>
        <w:fldChar w:fldCharType="separate"/>
      </w:r>
      <w:ins w:id="55" w:author="Dick" w:date="2019-07-08T04:56:00Z">
        <w:r>
          <w:rPr>
            <w:webHidden/>
          </w:rPr>
          <w:t>16</w:t>
        </w:r>
        <w:r>
          <w:rPr>
            <w:webHidden/>
          </w:rPr>
          <w:fldChar w:fldCharType="end"/>
        </w:r>
        <w:r w:rsidRPr="00127218">
          <w:rPr>
            <w:rStyle w:val="Hyperlink"/>
          </w:rPr>
          <w:fldChar w:fldCharType="end"/>
        </w:r>
      </w:ins>
    </w:p>
    <w:p w14:paraId="7DAEFADE" w14:textId="167A72CE" w:rsidR="00153A75" w:rsidRDefault="00153A75">
      <w:pPr>
        <w:pStyle w:val="TOC1"/>
        <w:rPr>
          <w:ins w:id="56" w:author="Dick" w:date="2019-07-08T04:56:00Z"/>
          <w:rFonts w:asciiTheme="minorHAnsi" w:eastAsiaTheme="minorEastAsia" w:hAnsiTheme="minorHAnsi" w:cstheme="minorBidi"/>
          <w:b w:val="0"/>
          <w:sz w:val="22"/>
          <w:szCs w:val="22"/>
        </w:rPr>
      </w:pPr>
      <w:ins w:id="57" w:author="Dick" w:date="2019-07-08T04:56:00Z">
        <w:r w:rsidRPr="00127218">
          <w:rPr>
            <w:rStyle w:val="Hyperlink"/>
          </w:rPr>
          <w:fldChar w:fldCharType="begin"/>
        </w:r>
        <w:r w:rsidRPr="00127218">
          <w:rPr>
            <w:rStyle w:val="Hyperlink"/>
          </w:rPr>
          <w:instrText xml:space="preserve"> </w:instrText>
        </w:r>
        <w:r>
          <w:instrText>HYPERLINK \l "_Toc13454187"</w:instrText>
        </w:r>
        <w:r w:rsidRPr="00127218">
          <w:rPr>
            <w:rStyle w:val="Hyperlink"/>
          </w:rPr>
          <w:instrText xml:space="preserve"> </w:instrText>
        </w:r>
        <w:r w:rsidRPr="00127218">
          <w:rPr>
            <w:rStyle w:val="Hyperlink"/>
          </w:rPr>
          <w:fldChar w:fldCharType="separate"/>
        </w:r>
        <w:r w:rsidRPr="00127218">
          <w:rPr>
            <w:rStyle w:val="Hyperlink"/>
            <w:lang w:val="en-ZA" w:eastAsia="en-ZA"/>
          </w:rPr>
          <w:t>6</w:t>
        </w:r>
        <w:r>
          <w:rPr>
            <w:rFonts w:asciiTheme="minorHAnsi" w:eastAsiaTheme="minorEastAsia" w:hAnsiTheme="minorHAnsi" w:cstheme="minorBidi"/>
            <w:b w:val="0"/>
            <w:sz w:val="22"/>
            <w:szCs w:val="22"/>
          </w:rPr>
          <w:tab/>
        </w:r>
        <w:r w:rsidRPr="00127218">
          <w:rPr>
            <w:rStyle w:val="Hyperlink"/>
            <w:lang w:val="en-ZA" w:eastAsia="en-ZA"/>
          </w:rPr>
          <w:t>MV# Developer Features</w:t>
        </w:r>
        <w:r>
          <w:rPr>
            <w:webHidden/>
          </w:rPr>
          <w:tab/>
        </w:r>
        <w:r>
          <w:rPr>
            <w:webHidden/>
          </w:rPr>
          <w:fldChar w:fldCharType="begin"/>
        </w:r>
        <w:r>
          <w:rPr>
            <w:webHidden/>
          </w:rPr>
          <w:instrText xml:space="preserve"> PAGEREF _Toc13454187 \h </w:instrText>
        </w:r>
      </w:ins>
      <w:r>
        <w:rPr>
          <w:webHidden/>
        </w:rPr>
      </w:r>
      <w:r>
        <w:rPr>
          <w:webHidden/>
        </w:rPr>
        <w:fldChar w:fldCharType="separate"/>
      </w:r>
      <w:ins w:id="58" w:author="Dick" w:date="2019-07-08T04:56:00Z">
        <w:r>
          <w:rPr>
            <w:webHidden/>
          </w:rPr>
          <w:t>17</w:t>
        </w:r>
        <w:r>
          <w:rPr>
            <w:webHidden/>
          </w:rPr>
          <w:fldChar w:fldCharType="end"/>
        </w:r>
        <w:r w:rsidRPr="00127218">
          <w:rPr>
            <w:rStyle w:val="Hyperlink"/>
          </w:rPr>
          <w:fldChar w:fldCharType="end"/>
        </w:r>
      </w:ins>
    </w:p>
    <w:p w14:paraId="3CDB1D25" w14:textId="4672C5B2" w:rsidR="00153A75" w:rsidRDefault="00153A75">
      <w:pPr>
        <w:pStyle w:val="TOC2"/>
        <w:tabs>
          <w:tab w:val="left" w:pos="1680"/>
        </w:tabs>
        <w:rPr>
          <w:ins w:id="59" w:author="Dick" w:date="2019-07-08T04:56:00Z"/>
          <w:rFonts w:asciiTheme="minorHAnsi" w:eastAsiaTheme="minorEastAsia" w:hAnsiTheme="minorHAnsi" w:cstheme="minorBidi"/>
          <w:sz w:val="22"/>
          <w:szCs w:val="22"/>
        </w:rPr>
      </w:pPr>
      <w:ins w:id="60" w:author="Dick" w:date="2019-07-08T04:56:00Z">
        <w:r w:rsidRPr="00127218">
          <w:rPr>
            <w:rStyle w:val="Hyperlink"/>
          </w:rPr>
          <w:fldChar w:fldCharType="begin"/>
        </w:r>
        <w:r w:rsidRPr="00127218">
          <w:rPr>
            <w:rStyle w:val="Hyperlink"/>
          </w:rPr>
          <w:instrText xml:space="preserve"> </w:instrText>
        </w:r>
        <w:r>
          <w:instrText>HYPERLINK \l "_Toc13454188"</w:instrText>
        </w:r>
        <w:r w:rsidRPr="00127218">
          <w:rPr>
            <w:rStyle w:val="Hyperlink"/>
          </w:rPr>
          <w:instrText xml:space="preserve"> </w:instrText>
        </w:r>
        <w:r w:rsidRPr="00127218">
          <w:rPr>
            <w:rStyle w:val="Hyperlink"/>
          </w:rPr>
          <w:fldChar w:fldCharType="separate"/>
        </w:r>
        <w:r w:rsidRPr="00127218">
          <w:rPr>
            <w:rStyle w:val="Hyperlink"/>
            <w:lang w:val="en-ZA" w:eastAsia="en-ZA"/>
          </w:rPr>
          <w:t>6.1</w:t>
        </w:r>
        <w:r>
          <w:rPr>
            <w:rFonts w:asciiTheme="minorHAnsi" w:eastAsiaTheme="minorEastAsia" w:hAnsiTheme="minorHAnsi" w:cstheme="minorBidi"/>
            <w:sz w:val="22"/>
            <w:szCs w:val="22"/>
          </w:rPr>
          <w:tab/>
        </w:r>
        <w:r w:rsidRPr="00127218">
          <w:rPr>
            <w:rStyle w:val="Hyperlink"/>
            <w:lang w:val="en-ZA" w:eastAsia="en-ZA"/>
          </w:rPr>
          <w:t>Syntax Highlighting</w:t>
        </w:r>
        <w:r>
          <w:rPr>
            <w:webHidden/>
          </w:rPr>
          <w:tab/>
        </w:r>
        <w:r>
          <w:rPr>
            <w:webHidden/>
          </w:rPr>
          <w:fldChar w:fldCharType="begin"/>
        </w:r>
        <w:r>
          <w:rPr>
            <w:webHidden/>
          </w:rPr>
          <w:instrText xml:space="preserve"> PAGEREF _Toc13454188 \h </w:instrText>
        </w:r>
      </w:ins>
      <w:r>
        <w:rPr>
          <w:webHidden/>
        </w:rPr>
      </w:r>
      <w:r>
        <w:rPr>
          <w:webHidden/>
        </w:rPr>
        <w:fldChar w:fldCharType="separate"/>
      </w:r>
      <w:ins w:id="61" w:author="Dick" w:date="2019-07-08T04:56:00Z">
        <w:r>
          <w:rPr>
            <w:webHidden/>
          </w:rPr>
          <w:t>17</w:t>
        </w:r>
        <w:r>
          <w:rPr>
            <w:webHidden/>
          </w:rPr>
          <w:fldChar w:fldCharType="end"/>
        </w:r>
        <w:r w:rsidRPr="00127218">
          <w:rPr>
            <w:rStyle w:val="Hyperlink"/>
          </w:rPr>
          <w:fldChar w:fldCharType="end"/>
        </w:r>
      </w:ins>
    </w:p>
    <w:p w14:paraId="3CF9F014" w14:textId="1CFF2932" w:rsidR="00153A75" w:rsidRDefault="00153A75">
      <w:pPr>
        <w:pStyle w:val="TOC2"/>
        <w:tabs>
          <w:tab w:val="left" w:pos="1680"/>
        </w:tabs>
        <w:rPr>
          <w:ins w:id="62" w:author="Dick" w:date="2019-07-08T04:56:00Z"/>
          <w:rFonts w:asciiTheme="minorHAnsi" w:eastAsiaTheme="minorEastAsia" w:hAnsiTheme="minorHAnsi" w:cstheme="minorBidi"/>
          <w:sz w:val="22"/>
          <w:szCs w:val="22"/>
        </w:rPr>
      </w:pPr>
      <w:ins w:id="63" w:author="Dick" w:date="2019-07-08T04:56:00Z">
        <w:r w:rsidRPr="00127218">
          <w:rPr>
            <w:rStyle w:val="Hyperlink"/>
          </w:rPr>
          <w:fldChar w:fldCharType="begin"/>
        </w:r>
        <w:r w:rsidRPr="00127218">
          <w:rPr>
            <w:rStyle w:val="Hyperlink"/>
          </w:rPr>
          <w:instrText xml:space="preserve"> </w:instrText>
        </w:r>
        <w:r>
          <w:instrText>HYPERLINK \l "_Toc13454189"</w:instrText>
        </w:r>
        <w:r w:rsidRPr="00127218">
          <w:rPr>
            <w:rStyle w:val="Hyperlink"/>
          </w:rPr>
          <w:instrText xml:space="preserve"> </w:instrText>
        </w:r>
        <w:r w:rsidRPr="00127218">
          <w:rPr>
            <w:rStyle w:val="Hyperlink"/>
          </w:rPr>
          <w:fldChar w:fldCharType="separate"/>
        </w:r>
        <w:r w:rsidRPr="00127218">
          <w:rPr>
            <w:rStyle w:val="Hyperlink"/>
          </w:rPr>
          <w:t>6.2</w:t>
        </w:r>
        <w:r>
          <w:rPr>
            <w:rFonts w:asciiTheme="minorHAnsi" w:eastAsiaTheme="minorEastAsia" w:hAnsiTheme="minorHAnsi" w:cstheme="minorBidi"/>
            <w:sz w:val="22"/>
            <w:szCs w:val="22"/>
          </w:rPr>
          <w:tab/>
        </w:r>
        <w:r w:rsidRPr="00127218">
          <w:rPr>
            <w:rStyle w:val="Hyperlink"/>
          </w:rPr>
          <w:t>Intellisense</w:t>
        </w:r>
        <w:r>
          <w:rPr>
            <w:webHidden/>
          </w:rPr>
          <w:tab/>
        </w:r>
        <w:r>
          <w:rPr>
            <w:webHidden/>
          </w:rPr>
          <w:fldChar w:fldCharType="begin"/>
        </w:r>
        <w:r>
          <w:rPr>
            <w:webHidden/>
          </w:rPr>
          <w:instrText xml:space="preserve"> PAGEREF _Toc13454189 \h </w:instrText>
        </w:r>
      </w:ins>
      <w:r>
        <w:rPr>
          <w:webHidden/>
        </w:rPr>
      </w:r>
      <w:r>
        <w:rPr>
          <w:webHidden/>
        </w:rPr>
        <w:fldChar w:fldCharType="separate"/>
      </w:r>
      <w:ins w:id="64" w:author="Dick" w:date="2019-07-08T04:56:00Z">
        <w:r>
          <w:rPr>
            <w:webHidden/>
          </w:rPr>
          <w:t>18</w:t>
        </w:r>
        <w:r>
          <w:rPr>
            <w:webHidden/>
          </w:rPr>
          <w:fldChar w:fldCharType="end"/>
        </w:r>
        <w:r w:rsidRPr="00127218">
          <w:rPr>
            <w:rStyle w:val="Hyperlink"/>
          </w:rPr>
          <w:fldChar w:fldCharType="end"/>
        </w:r>
      </w:ins>
    </w:p>
    <w:p w14:paraId="5B7C0EB9" w14:textId="36F9C25A" w:rsidR="00153A75" w:rsidRDefault="00153A75">
      <w:pPr>
        <w:pStyle w:val="TOC2"/>
        <w:tabs>
          <w:tab w:val="left" w:pos="1680"/>
        </w:tabs>
        <w:rPr>
          <w:ins w:id="65" w:author="Dick" w:date="2019-07-08T04:56:00Z"/>
          <w:rFonts w:asciiTheme="minorHAnsi" w:eastAsiaTheme="minorEastAsia" w:hAnsiTheme="minorHAnsi" w:cstheme="minorBidi"/>
          <w:sz w:val="22"/>
          <w:szCs w:val="22"/>
        </w:rPr>
      </w:pPr>
      <w:ins w:id="66" w:author="Dick" w:date="2019-07-08T04:56:00Z">
        <w:r w:rsidRPr="00127218">
          <w:rPr>
            <w:rStyle w:val="Hyperlink"/>
          </w:rPr>
          <w:fldChar w:fldCharType="begin"/>
        </w:r>
        <w:r w:rsidRPr="00127218">
          <w:rPr>
            <w:rStyle w:val="Hyperlink"/>
          </w:rPr>
          <w:instrText xml:space="preserve"> </w:instrText>
        </w:r>
        <w:r>
          <w:instrText>HYPERLINK \l "_Toc13454190"</w:instrText>
        </w:r>
        <w:r w:rsidRPr="00127218">
          <w:rPr>
            <w:rStyle w:val="Hyperlink"/>
          </w:rPr>
          <w:instrText xml:space="preserve"> </w:instrText>
        </w:r>
        <w:r w:rsidRPr="00127218">
          <w:rPr>
            <w:rStyle w:val="Hyperlink"/>
          </w:rPr>
          <w:fldChar w:fldCharType="separate"/>
        </w:r>
        <w:r w:rsidRPr="00127218">
          <w:rPr>
            <w:rStyle w:val="Hyperlink"/>
            <w:lang w:val="en-ZA" w:eastAsia="en-ZA"/>
          </w:rPr>
          <w:t>6.3</w:t>
        </w:r>
        <w:r>
          <w:rPr>
            <w:rFonts w:asciiTheme="minorHAnsi" w:eastAsiaTheme="minorEastAsia" w:hAnsiTheme="minorHAnsi" w:cstheme="minorBidi"/>
            <w:sz w:val="22"/>
            <w:szCs w:val="22"/>
          </w:rPr>
          <w:tab/>
        </w:r>
        <w:r w:rsidRPr="00127218">
          <w:rPr>
            <w:rStyle w:val="Hyperlink"/>
            <w:lang w:val="en-ZA" w:eastAsia="en-ZA"/>
          </w:rPr>
          <w:t>Find All References</w:t>
        </w:r>
        <w:r>
          <w:rPr>
            <w:webHidden/>
          </w:rPr>
          <w:tab/>
        </w:r>
        <w:r>
          <w:rPr>
            <w:webHidden/>
          </w:rPr>
          <w:fldChar w:fldCharType="begin"/>
        </w:r>
        <w:r>
          <w:rPr>
            <w:webHidden/>
          </w:rPr>
          <w:instrText xml:space="preserve"> PAGEREF _Toc13454190 \h </w:instrText>
        </w:r>
      </w:ins>
      <w:r>
        <w:rPr>
          <w:webHidden/>
        </w:rPr>
      </w:r>
      <w:r>
        <w:rPr>
          <w:webHidden/>
        </w:rPr>
        <w:fldChar w:fldCharType="separate"/>
      </w:r>
      <w:ins w:id="67" w:author="Dick" w:date="2019-07-08T04:56:00Z">
        <w:r>
          <w:rPr>
            <w:webHidden/>
          </w:rPr>
          <w:t>18</w:t>
        </w:r>
        <w:r>
          <w:rPr>
            <w:webHidden/>
          </w:rPr>
          <w:fldChar w:fldCharType="end"/>
        </w:r>
        <w:r w:rsidRPr="00127218">
          <w:rPr>
            <w:rStyle w:val="Hyperlink"/>
          </w:rPr>
          <w:fldChar w:fldCharType="end"/>
        </w:r>
      </w:ins>
    </w:p>
    <w:p w14:paraId="414DB8C8" w14:textId="0C4B9DD7" w:rsidR="00153A75" w:rsidRDefault="00153A75">
      <w:pPr>
        <w:pStyle w:val="TOC2"/>
        <w:tabs>
          <w:tab w:val="left" w:pos="1680"/>
        </w:tabs>
        <w:rPr>
          <w:ins w:id="68" w:author="Dick" w:date="2019-07-08T04:56:00Z"/>
          <w:rFonts w:asciiTheme="minorHAnsi" w:eastAsiaTheme="minorEastAsia" w:hAnsiTheme="minorHAnsi" w:cstheme="minorBidi"/>
          <w:sz w:val="22"/>
          <w:szCs w:val="22"/>
        </w:rPr>
      </w:pPr>
      <w:ins w:id="69" w:author="Dick" w:date="2019-07-08T04:56:00Z">
        <w:r w:rsidRPr="00127218">
          <w:rPr>
            <w:rStyle w:val="Hyperlink"/>
          </w:rPr>
          <w:fldChar w:fldCharType="begin"/>
        </w:r>
        <w:r w:rsidRPr="00127218">
          <w:rPr>
            <w:rStyle w:val="Hyperlink"/>
          </w:rPr>
          <w:instrText xml:space="preserve"> </w:instrText>
        </w:r>
        <w:r>
          <w:instrText>HYPERLINK \l "_Toc13454191"</w:instrText>
        </w:r>
        <w:r w:rsidRPr="00127218">
          <w:rPr>
            <w:rStyle w:val="Hyperlink"/>
          </w:rPr>
          <w:instrText xml:space="preserve"> </w:instrText>
        </w:r>
        <w:r w:rsidRPr="00127218">
          <w:rPr>
            <w:rStyle w:val="Hyperlink"/>
          </w:rPr>
          <w:fldChar w:fldCharType="separate"/>
        </w:r>
        <w:r w:rsidRPr="00127218">
          <w:rPr>
            <w:rStyle w:val="Hyperlink"/>
            <w:lang w:val="en-ZA" w:eastAsia="en-ZA"/>
          </w:rPr>
          <w:t>6.4</w:t>
        </w:r>
        <w:r>
          <w:rPr>
            <w:rFonts w:asciiTheme="minorHAnsi" w:eastAsiaTheme="minorEastAsia" w:hAnsiTheme="minorHAnsi" w:cstheme="minorBidi"/>
            <w:sz w:val="22"/>
            <w:szCs w:val="22"/>
          </w:rPr>
          <w:tab/>
        </w:r>
        <w:r w:rsidRPr="00127218">
          <w:rPr>
            <w:rStyle w:val="Hyperlink"/>
            <w:lang w:val="en-ZA" w:eastAsia="en-ZA"/>
          </w:rPr>
          <w:t>Goto/Peek Definition.</w:t>
        </w:r>
        <w:r>
          <w:rPr>
            <w:webHidden/>
          </w:rPr>
          <w:tab/>
        </w:r>
        <w:r>
          <w:rPr>
            <w:webHidden/>
          </w:rPr>
          <w:fldChar w:fldCharType="begin"/>
        </w:r>
        <w:r>
          <w:rPr>
            <w:webHidden/>
          </w:rPr>
          <w:instrText xml:space="preserve"> PAGEREF _Toc13454191 \h </w:instrText>
        </w:r>
      </w:ins>
      <w:r>
        <w:rPr>
          <w:webHidden/>
        </w:rPr>
      </w:r>
      <w:r>
        <w:rPr>
          <w:webHidden/>
        </w:rPr>
        <w:fldChar w:fldCharType="separate"/>
      </w:r>
      <w:ins w:id="70" w:author="Dick" w:date="2019-07-08T04:56:00Z">
        <w:r>
          <w:rPr>
            <w:webHidden/>
          </w:rPr>
          <w:t>19</w:t>
        </w:r>
        <w:r>
          <w:rPr>
            <w:webHidden/>
          </w:rPr>
          <w:fldChar w:fldCharType="end"/>
        </w:r>
        <w:r w:rsidRPr="00127218">
          <w:rPr>
            <w:rStyle w:val="Hyperlink"/>
          </w:rPr>
          <w:fldChar w:fldCharType="end"/>
        </w:r>
      </w:ins>
    </w:p>
    <w:p w14:paraId="5DB6A7DF" w14:textId="74ED85CD" w:rsidR="00153A75" w:rsidRDefault="00153A75">
      <w:pPr>
        <w:pStyle w:val="TOC2"/>
        <w:tabs>
          <w:tab w:val="left" w:pos="1680"/>
        </w:tabs>
        <w:rPr>
          <w:ins w:id="71" w:author="Dick" w:date="2019-07-08T04:56:00Z"/>
          <w:rFonts w:asciiTheme="minorHAnsi" w:eastAsiaTheme="minorEastAsia" w:hAnsiTheme="minorHAnsi" w:cstheme="minorBidi"/>
          <w:sz w:val="22"/>
          <w:szCs w:val="22"/>
        </w:rPr>
      </w:pPr>
      <w:ins w:id="72" w:author="Dick" w:date="2019-07-08T04:56:00Z">
        <w:r w:rsidRPr="00127218">
          <w:rPr>
            <w:rStyle w:val="Hyperlink"/>
          </w:rPr>
          <w:fldChar w:fldCharType="begin"/>
        </w:r>
        <w:r w:rsidRPr="00127218">
          <w:rPr>
            <w:rStyle w:val="Hyperlink"/>
          </w:rPr>
          <w:instrText xml:space="preserve"> </w:instrText>
        </w:r>
        <w:r>
          <w:instrText>HYPERLINK \l "_Toc13454192"</w:instrText>
        </w:r>
        <w:r w:rsidRPr="00127218">
          <w:rPr>
            <w:rStyle w:val="Hyperlink"/>
          </w:rPr>
          <w:instrText xml:space="preserve"> </w:instrText>
        </w:r>
        <w:r w:rsidRPr="00127218">
          <w:rPr>
            <w:rStyle w:val="Hyperlink"/>
          </w:rPr>
          <w:fldChar w:fldCharType="separate"/>
        </w:r>
        <w:r w:rsidRPr="00127218">
          <w:rPr>
            <w:rStyle w:val="Hyperlink"/>
            <w:lang w:val="en-ZA" w:eastAsia="en-ZA"/>
          </w:rPr>
          <w:t>6.5</w:t>
        </w:r>
        <w:r>
          <w:rPr>
            <w:rFonts w:asciiTheme="minorHAnsi" w:eastAsiaTheme="minorEastAsia" w:hAnsiTheme="minorHAnsi" w:cstheme="minorBidi"/>
            <w:sz w:val="22"/>
            <w:szCs w:val="22"/>
          </w:rPr>
          <w:tab/>
        </w:r>
        <w:r w:rsidRPr="00127218">
          <w:rPr>
            <w:rStyle w:val="Hyperlink"/>
            <w:lang w:val="en-ZA" w:eastAsia="en-ZA"/>
          </w:rPr>
          <w:t>Internal Subroutine lookup</w:t>
        </w:r>
        <w:r>
          <w:rPr>
            <w:webHidden/>
          </w:rPr>
          <w:tab/>
        </w:r>
        <w:r>
          <w:rPr>
            <w:webHidden/>
          </w:rPr>
          <w:fldChar w:fldCharType="begin"/>
        </w:r>
        <w:r>
          <w:rPr>
            <w:webHidden/>
          </w:rPr>
          <w:instrText xml:space="preserve"> PAGEREF _Toc13454192 \h </w:instrText>
        </w:r>
      </w:ins>
      <w:r>
        <w:rPr>
          <w:webHidden/>
        </w:rPr>
      </w:r>
      <w:r>
        <w:rPr>
          <w:webHidden/>
        </w:rPr>
        <w:fldChar w:fldCharType="separate"/>
      </w:r>
      <w:ins w:id="73" w:author="Dick" w:date="2019-07-08T04:56:00Z">
        <w:r>
          <w:rPr>
            <w:webHidden/>
          </w:rPr>
          <w:t>20</w:t>
        </w:r>
        <w:r>
          <w:rPr>
            <w:webHidden/>
          </w:rPr>
          <w:fldChar w:fldCharType="end"/>
        </w:r>
        <w:r w:rsidRPr="00127218">
          <w:rPr>
            <w:rStyle w:val="Hyperlink"/>
          </w:rPr>
          <w:fldChar w:fldCharType="end"/>
        </w:r>
      </w:ins>
    </w:p>
    <w:p w14:paraId="43530056" w14:textId="54EE62E5" w:rsidR="00153A75" w:rsidRDefault="00153A75">
      <w:pPr>
        <w:pStyle w:val="TOC2"/>
        <w:tabs>
          <w:tab w:val="left" w:pos="1680"/>
        </w:tabs>
        <w:rPr>
          <w:ins w:id="74" w:author="Dick" w:date="2019-07-08T04:56:00Z"/>
          <w:rFonts w:asciiTheme="minorHAnsi" w:eastAsiaTheme="minorEastAsia" w:hAnsiTheme="minorHAnsi" w:cstheme="minorBidi"/>
          <w:sz w:val="22"/>
          <w:szCs w:val="22"/>
        </w:rPr>
      </w:pPr>
      <w:ins w:id="75" w:author="Dick" w:date="2019-07-08T04:56:00Z">
        <w:r w:rsidRPr="00127218">
          <w:rPr>
            <w:rStyle w:val="Hyperlink"/>
          </w:rPr>
          <w:fldChar w:fldCharType="begin"/>
        </w:r>
        <w:r w:rsidRPr="00127218">
          <w:rPr>
            <w:rStyle w:val="Hyperlink"/>
          </w:rPr>
          <w:instrText xml:space="preserve"> </w:instrText>
        </w:r>
        <w:r>
          <w:instrText>HYPERLINK \l "_Toc13454193"</w:instrText>
        </w:r>
        <w:r w:rsidRPr="00127218">
          <w:rPr>
            <w:rStyle w:val="Hyperlink"/>
          </w:rPr>
          <w:instrText xml:space="preserve"> </w:instrText>
        </w:r>
        <w:r w:rsidRPr="00127218">
          <w:rPr>
            <w:rStyle w:val="Hyperlink"/>
          </w:rPr>
          <w:fldChar w:fldCharType="separate"/>
        </w:r>
        <w:r w:rsidRPr="00127218">
          <w:rPr>
            <w:rStyle w:val="Hyperlink"/>
            <w:lang w:val="en-ZA" w:eastAsia="en-ZA"/>
          </w:rPr>
          <w:t>6.6</w:t>
        </w:r>
        <w:r>
          <w:rPr>
            <w:rFonts w:asciiTheme="minorHAnsi" w:eastAsiaTheme="minorEastAsia" w:hAnsiTheme="minorHAnsi" w:cstheme="minorBidi"/>
            <w:sz w:val="22"/>
            <w:szCs w:val="22"/>
          </w:rPr>
          <w:tab/>
        </w:r>
        <w:r w:rsidRPr="00127218">
          <w:rPr>
            <w:rStyle w:val="Hyperlink"/>
            <w:lang w:val="en-ZA" w:eastAsia="en-ZA"/>
          </w:rPr>
          <w:t>Compiling and Cataloging your programs.</w:t>
        </w:r>
        <w:r>
          <w:rPr>
            <w:webHidden/>
          </w:rPr>
          <w:tab/>
        </w:r>
        <w:r>
          <w:rPr>
            <w:webHidden/>
          </w:rPr>
          <w:fldChar w:fldCharType="begin"/>
        </w:r>
        <w:r>
          <w:rPr>
            <w:webHidden/>
          </w:rPr>
          <w:instrText xml:space="preserve"> PAGEREF _Toc13454193 \h </w:instrText>
        </w:r>
      </w:ins>
      <w:r>
        <w:rPr>
          <w:webHidden/>
        </w:rPr>
      </w:r>
      <w:r>
        <w:rPr>
          <w:webHidden/>
        </w:rPr>
        <w:fldChar w:fldCharType="separate"/>
      </w:r>
      <w:ins w:id="76" w:author="Dick" w:date="2019-07-08T04:56:00Z">
        <w:r>
          <w:rPr>
            <w:webHidden/>
          </w:rPr>
          <w:t>21</w:t>
        </w:r>
        <w:r>
          <w:rPr>
            <w:webHidden/>
          </w:rPr>
          <w:fldChar w:fldCharType="end"/>
        </w:r>
        <w:r w:rsidRPr="00127218">
          <w:rPr>
            <w:rStyle w:val="Hyperlink"/>
          </w:rPr>
          <w:fldChar w:fldCharType="end"/>
        </w:r>
      </w:ins>
    </w:p>
    <w:p w14:paraId="6240B36A" w14:textId="7B162D22" w:rsidR="00153A75" w:rsidRDefault="00153A75">
      <w:pPr>
        <w:pStyle w:val="TOC2"/>
        <w:tabs>
          <w:tab w:val="left" w:pos="1680"/>
        </w:tabs>
        <w:rPr>
          <w:ins w:id="77" w:author="Dick" w:date="2019-07-08T04:56:00Z"/>
          <w:rFonts w:asciiTheme="minorHAnsi" w:eastAsiaTheme="minorEastAsia" w:hAnsiTheme="minorHAnsi" w:cstheme="minorBidi"/>
          <w:sz w:val="22"/>
          <w:szCs w:val="22"/>
        </w:rPr>
      </w:pPr>
      <w:ins w:id="78" w:author="Dick" w:date="2019-07-08T04:56:00Z">
        <w:r w:rsidRPr="00127218">
          <w:rPr>
            <w:rStyle w:val="Hyperlink"/>
          </w:rPr>
          <w:fldChar w:fldCharType="begin"/>
        </w:r>
        <w:r w:rsidRPr="00127218">
          <w:rPr>
            <w:rStyle w:val="Hyperlink"/>
          </w:rPr>
          <w:instrText xml:space="preserve"> </w:instrText>
        </w:r>
        <w:r>
          <w:instrText>HYPERLINK \l "_Toc13454194"</w:instrText>
        </w:r>
        <w:r w:rsidRPr="00127218">
          <w:rPr>
            <w:rStyle w:val="Hyperlink"/>
          </w:rPr>
          <w:instrText xml:space="preserve"> </w:instrText>
        </w:r>
        <w:r w:rsidRPr="00127218">
          <w:rPr>
            <w:rStyle w:val="Hyperlink"/>
          </w:rPr>
          <w:fldChar w:fldCharType="separate"/>
        </w:r>
        <w:r w:rsidRPr="00127218">
          <w:rPr>
            <w:rStyle w:val="Hyperlink"/>
            <w:lang w:val="en-ZA" w:eastAsia="en-ZA"/>
          </w:rPr>
          <w:t>6.7</w:t>
        </w:r>
        <w:r>
          <w:rPr>
            <w:rFonts w:asciiTheme="minorHAnsi" w:eastAsiaTheme="minorEastAsia" w:hAnsiTheme="minorHAnsi" w:cstheme="minorBidi"/>
            <w:sz w:val="22"/>
            <w:szCs w:val="22"/>
          </w:rPr>
          <w:tab/>
        </w:r>
        <w:r w:rsidRPr="00127218">
          <w:rPr>
            <w:rStyle w:val="Hyperlink"/>
            <w:lang w:val="en-ZA" w:eastAsia="en-ZA"/>
          </w:rPr>
          <w:t>Formatting Programs</w:t>
        </w:r>
        <w:r>
          <w:rPr>
            <w:webHidden/>
          </w:rPr>
          <w:tab/>
        </w:r>
        <w:r>
          <w:rPr>
            <w:webHidden/>
          </w:rPr>
          <w:fldChar w:fldCharType="begin"/>
        </w:r>
        <w:r>
          <w:rPr>
            <w:webHidden/>
          </w:rPr>
          <w:instrText xml:space="preserve"> PAGEREF _Toc13454194 \h </w:instrText>
        </w:r>
      </w:ins>
      <w:r>
        <w:rPr>
          <w:webHidden/>
        </w:rPr>
      </w:r>
      <w:r>
        <w:rPr>
          <w:webHidden/>
        </w:rPr>
        <w:fldChar w:fldCharType="separate"/>
      </w:r>
      <w:ins w:id="79" w:author="Dick" w:date="2019-07-08T04:56:00Z">
        <w:r>
          <w:rPr>
            <w:webHidden/>
          </w:rPr>
          <w:t>21</w:t>
        </w:r>
        <w:r>
          <w:rPr>
            <w:webHidden/>
          </w:rPr>
          <w:fldChar w:fldCharType="end"/>
        </w:r>
        <w:r w:rsidRPr="00127218">
          <w:rPr>
            <w:rStyle w:val="Hyperlink"/>
          </w:rPr>
          <w:fldChar w:fldCharType="end"/>
        </w:r>
      </w:ins>
    </w:p>
    <w:p w14:paraId="672FD0FB" w14:textId="2A0D99A9" w:rsidR="00153A75" w:rsidRDefault="00153A75">
      <w:pPr>
        <w:pStyle w:val="TOC1"/>
        <w:rPr>
          <w:ins w:id="80" w:author="Dick" w:date="2019-07-08T04:56:00Z"/>
          <w:rFonts w:asciiTheme="minorHAnsi" w:eastAsiaTheme="minorEastAsia" w:hAnsiTheme="minorHAnsi" w:cstheme="minorBidi"/>
          <w:b w:val="0"/>
          <w:sz w:val="22"/>
          <w:szCs w:val="22"/>
        </w:rPr>
      </w:pPr>
      <w:ins w:id="81" w:author="Dick" w:date="2019-07-08T04:56:00Z">
        <w:r w:rsidRPr="00127218">
          <w:rPr>
            <w:rStyle w:val="Hyperlink"/>
          </w:rPr>
          <w:fldChar w:fldCharType="begin"/>
        </w:r>
        <w:r w:rsidRPr="00127218">
          <w:rPr>
            <w:rStyle w:val="Hyperlink"/>
          </w:rPr>
          <w:instrText xml:space="preserve"> </w:instrText>
        </w:r>
        <w:r>
          <w:instrText>HYPERLINK \l "_Toc13454195"</w:instrText>
        </w:r>
        <w:r w:rsidRPr="00127218">
          <w:rPr>
            <w:rStyle w:val="Hyperlink"/>
          </w:rPr>
          <w:instrText xml:space="preserve"> </w:instrText>
        </w:r>
        <w:r w:rsidRPr="00127218">
          <w:rPr>
            <w:rStyle w:val="Hyperlink"/>
          </w:rPr>
          <w:fldChar w:fldCharType="separate"/>
        </w:r>
        <w:r w:rsidRPr="00127218">
          <w:rPr>
            <w:rStyle w:val="Hyperlink"/>
            <w:lang w:val="en-ZA" w:eastAsia="en-ZA"/>
          </w:rPr>
          <w:t>7</w:t>
        </w:r>
        <w:r>
          <w:rPr>
            <w:rFonts w:asciiTheme="minorHAnsi" w:eastAsiaTheme="minorEastAsia" w:hAnsiTheme="minorHAnsi" w:cstheme="minorBidi"/>
            <w:b w:val="0"/>
            <w:sz w:val="22"/>
            <w:szCs w:val="22"/>
          </w:rPr>
          <w:tab/>
        </w:r>
        <w:r w:rsidRPr="00127218">
          <w:rPr>
            <w:rStyle w:val="Hyperlink"/>
            <w:lang w:val="en-ZA" w:eastAsia="en-ZA"/>
          </w:rPr>
          <w:t>Connecting to other MV Platforms</w:t>
        </w:r>
        <w:r>
          <w:rPr>
            <w:webHidden/>
          </w:rPr>
          <w:tab/>
        </w:r>
        <w:r>
          <w:rPr>
            <w:webHidden/>
          </w:rPr>
          <w:fldChar w:fldCharType="begin"/>
        </w:r>
        <w:r>
          <w:rPr>
            <w:webHidden/>
          </w:rPr>
          <w:instrText xml:space="preserve"> PAGEREF _Toc13454195 \h </w:instrText>
        </w:r>
      </w:ins>
      <w:r>
        <w:rPr>
          <w:webHidden/>
        </w:rPr>
      </w:r>
      <w:r>
        <w:rPr>
          <w:webHidden/>
        </w:rPr>
        <w:fldChar w:fldCharType="separate"/>
      </w:r>
      <w:ins w:id="82" w:author="Dick" w:date="2019-07-08T04:56:00Z">
        <w:r>
          <w:rPr>
            <w:webHidden/>
          </w:rPr>
          <w:t>22</w:t>
        </w:r>
        <w:r>
          <w:rPr>
            <w:webHidden/>
          </w:rPr>
          <w:fldChar w:fldCharType="end"/>
        </w:r>
        <w:r w:rsidRPr="00127218">
          <w:rPr>
            <w:rStyle w:val="Hyperlink"/>
          </w:rPr>
          <w:fldChar w:fldCharType="end"/>
        </w:r>
      </w:ins>
    </w:p>
    <w:p w14:paraId="30712778" w14:textId="4CEF2E11" w:rsidR="00153A75" w:rsidRDefault="00153A75">
      <w:pPr>
        <w:pStyle w:val="TOC2"/>
        <w:tabs>
          <w:tab w:val="left" w:pos="1680"/>
        </w:tabs>
        <w:rPr>
          <w:ins w:id="83" w:author="Dick" w:date="2019-07-08T04:56:00Z"/>
          <w:rFonts w:asciiTheme="minorHAnsi" w:eastAsiaTheme="minorEastAsia" w:hAnsiTheme="minorHAnsi" w:cstheme="minorBidi"/>
          <w:sz w:val="22"/>
          <w:szCs w:val="22"/>
        </w:rPr>
      </w:pPr>
      <w:ins w:id="84" w:author="Dick" w:date="2019-07-08T04:56:00Z">
        <w:r w:rsidRPr="00127218">
          <w:rPr>
            <w:rStyle w:val="Hyperlink"/>
          </w:rPr>
          <w:fldChar w:fldCharType="begin"/>
        </w:r>
        <w:r w:rsidRPr="00127218">
          <w:rPr>
            <w:rStyle w:val="Hyperlink"/>
          </w:rPr>
          <w:instrText xml:space="preserve"> </w:instrText>
        </w:r>
        <w:r>
          <w:instrText>HYPERLINK \l "_Toc13454196"</w:instrText>
        </w:r>
        <w:r w:rsidRPr="00127218">
          <w:rPr>
            <w:rStyle w:val="Hyperlink"/>
          </w:rPr>
          <w:instrText xml:space="preserve"> </w:instrText>
        </w:r>
        <w:r w:rsidRPr="00127218">
          <w:rPr>
            <w:rStyle w:val="Hyperlink"/>
          </w:rPr>
          <w:fldChar w:fldCharType="separate"/>
        </w:r>
        <w:r w:rsidRPr="00127218">
          <w:rPr>
            <w:rStyle w:val="Hyperlink"/>
            <w:lang w:val="en-ZA" w:eastAsia="en-ZA"/>
          </w:rPr>
          <w:t>7.1</w:t>
        </w:r>
        <w:r>
          <w:rPr>
            <w:rFonts w:asciiTheme="minorHAnsi" w:eastAsiaTheme="minorEastAsia" w:hAnsiTheme="minorHAnsi" w:cstheme="minorBidi"/>
            <w:sz w:val="22"/>
            <w:szCs w:val="22"/>
          </w:rPr>
          <w:tab/>
        </w:r>
        <w:r w:rsidRPr="00127218">
          <w:rPr>
            <w:rStyle w:val="Hyperlink"/>
            <w:lang w:val="en-ZA" w:eastAsia="en-ZA"/>
          </w:rPr>
          <w:t>Universe</w:t>
        </w:r>
        <w:r>
          <w:rPr>
            <w:webHidden/>
          </w:rPr>
          <w:tab/>
        </w:r>
        <w:r>
          <w:rPr>
            <w:webHidden/>
          </w:rPr>
          <w:fldChar w:fldCharType="begin"/>
        </w:r>
        <w:r>
          <w:rPr>
            <w:webHidden/>
          </w:rPr>
          <w:instrText xml:space="preserve"> PAGEREF _Toc13454196 \h </w:instrText>
        </w:r>
      </w:ins>
      <w:r>
        <w:rPr>
          <w:webHidden/>
        </w:rPr>
      </w:r>
      <w:r>
        <w:rPr>
          <w:webHidden/>
        </w:rPr>
        <w:fldChar w:fldCharType="separate"/>
      </w:r>
      <w:ins w:id="85" w:author="Dick" w:date="2019-07-08T04:56:00Z">
        <w:r>
          <w:rPr>
            <w:webHidden/>
          </w:rPr>
          <w:t>23</w:t>
        </w:r>
        <w:r>
          <w:rPr>
            <w:webHidden/>
          </w:rPr>
          <w:fldChar w:fldCharType="end"/>
        </w:r>
        <w:r w:rsidRPr="00127218">
          <w:rPr>
            <w:rStyle w:val="Hyperlink"/>
          </w:rPr>
          <w:fldChar w:fldCharType="end"/>
        </w:r>
      </w:ins>
    </w:p>
    <w:p w14:paraId="0003EADC" w14:textId="5E0DAD9F" w:rsidR="00153A75" w:rsidRDefault="00153A75">
      <w:pPr>
        <w:pStyle w:val="TOC2"/>
        <w:tabs>
          <w:tab w:val="left" w:pos="1680"/>
        </w:tabs>
        <w:rPr>
          <w:ins w:id="86" w:author="Dick" w:date="2019-07-08T04:56:00Z"/>
          <w:rFonts w:asciiTheme="minorHAnsi" w:eastAsiaTheme="minorEastAsia" w:hAnsiTheme="minorHAnsi" w:cstheme="minorBidi"/>
          <w:sz w:val="22"/>
          <w:szCs w:val="22"/>
        </w:rPr>
      </w:pPr>
      <w:ins w:id="87" w:author="Dick" w:date="2019-07-08T04:56:00Z">
        <w:r w:rsidRPr="00127218">
          <w:rPr>
            <w:rStyle w:val="Hyperlink"/>
          </w:rPr>
          <w:fldChar w:fldCharType="begin"/>
        </w:r>
        <w:r w:rsidRPr="00127218">
          <w:rPr>
            <w:rStyle w:val="Hyperlink"/>
          </w:rPr>
          <w:instrText xml:space="preserve"> </w:instrText>
        </w:r>
        <w:r>
          <w:instrText>HYPERLINK \l "_Toc13454197"</w:instrText>
        </w:r>
        <w:r w:rsidRPr="00127218">
          <w:rPr>
            <w:rStyle w:val="Hyperlink"/>
          </w:rPr>
          <w:instrText xml:space="preserve"> </w:instrText>
        </w:r>
        <w:r w:rsidRPr="00127218">
          <w:rPr>
            <w:rStyle w:val="Hyperlink"/>
          </w:rPr>
          <w:fldChar w:fldCharType="separate"/>
        </w:r>
        <w:r w:rsidRPr="00127218">
          <w:rPr>
            <w:rStyle w:val="Hyperlink"/>
            <w:lang w:val="en-ZA" w:eastAsia="en-ZA"/>
          </w:rPr>
          <w:t>7.2</w:t>
        </w:r>
        <w:r>
          <w:rPr>
            <w:rFonts w:asciiTheme="minorHAnsi" w:eastAsiaTheme="minorEastAsia" w:hAnsiTheme="minorHAnsi" w:cstheme="minorBidi"/>
            <w:sz w:val="22"/>
            <w:szCs w:val="22"/>
          </w:rPr>
          <w:tab/>
        </w:r>
        <w:r w:rsidRPr="00127218">
          <w:rPr>
            <w:rStyle w:val="Hyperlink"/>
            <w:lang w:val="en-ZA" w:eastAsia="en-ZA"/>
          </w:rPr>
          <w:t>Unidata</w:t>
        </w:r>
        <w:r>
          <w:rPr>
            <w:webHidden/>
          </w:rPr>
          <w:tab/>
        </w:r>
        <w:r>
          <w:rPr>
            <w:webHidden/>
          </w:rPr>
          <w:fldChar w:fldCharType="begin"/>
        </w:r>
        <w:r>
          <w:rPr>
            <w:webHidden/>
          </w:rPr>
          <w:instrText xml:space="preserve"> PAGEREF _Toc13454197 \h </w:instrText>
        </w:r>
      </w:ins>
      <w:r>
        <w:rPr>
          <w:webHidden/>
        </w:rPr>
      </w:r>
      <w:r>
        <w:rPr>
          <w:webHidden/>
        </w:rPr>
        <w:fldChar w:fldCharType="separate"/>
      </w:r>
      <w:ins w:id="88" w:author="Dick" w:date="2019-07-08T04:56:00Z">
        <w:r>
          <w:rPr>
            <w:webHidden/>
          </w:rPr>
          <w:t>24</w:t>
        </w:r>
        <w:r>
          <w:rPr>
            <w:webHidden/>
          </w:rPr>
          <w:fldChar w:fldCharType="end"/>
        </w:r>
        <w:r w:rsidRPr="00127218">
          <w:rPr>
            <w:rStyle w:val="Hyperlink"/>
          </w:rPr>
          <w:fldChar w:fldCharType="end"/>
        </w:r>
      </w:ins>
    </w:p>
    <w:p w14:paraId="3155993E" w14:textId="7C8E3CDC" w:rsidR="00153A75" w:rsidRDefault="00153A75">
      <w:pPr>
        <w:pStyle w:val="TOC2"/>
        <w:tabs>
          <w:tab w:val="left" w:pos="1680"/>
        </w:tabs>
        <w:rPr>
          <w:ins w:id="89" w:author="Dick" w:date="2019-07-08T04:56:00Z"/>
          <w:rFonts w:asciiTheme="minorHAnsi" w:eastAsiaTheme="minorEastAsia" w:hAnsiTheme="minorHAnsi" w:cstheme="minorBidi"/>
          <w:sz w:val="22"/>
          <w:szCs w:val="22"/>
        </w:rPr>
      </w:pPr>
      <w:ins w:id="90" w:author="Dick" w:date="2019-07-08T04:56:00Z">
        <w:r w:rsidRPr="00127218">
          <w:rPr>
            <w:rStyle w:val="Hyperlink"/>
          </w:rPr>
          <w:fldChar w:fldCharType="begin"/>
        </w:r>
        <w:r w:rsidRPr="00127218">
          <w:rPr>
            <w:rStyle w:val="Hyperlink"/>
          </w:rPr>
          <w:instrText xml:space="preserve"> </w:instrText>
        </w:r>
        <w:r>
          <w:instrText>HYPERLINK \l "_Toc13454198"</w:instrText>
        </w:r>
        <w:r w:rsidRPr="00127218">
          <w:rPr>
            <w:rStyle w:val="Hyperlink"/>
          </w:rPr>
          <w:instrText xml:space="preserve"> </w:instrText>
        </w:r>
        <w:r w:rsidRPr="00127218">
          <w:rPr>
            <w:rStyle w:val="Hyperlink"/>
          </w:rPr>
          <w:fldChar w:fldCharType="separate"/>
        </w:r>
        <w:r w:rsidRPr="00127218">
          <w:rPr>
            <w:rStyle w:val="Hyperlink"/>
            <w:lang w:val="en-ZA" w:eastAsia="en-ZA"/>
          </w:rPr>
          <w:t>7.3</w:t>
        </w:r>
        <w:r>
          <w:rPr>
            <w:rFonts w:asciiTheme="minorHAnsi" w:eastAsiaTheme="minorEastAsia" w:hAnsiTheme="minorHAnsi" w:cstheme="minorBidi"/>
            <w:sz w:val="22"/>
            <w:szCs w:val="22"/>
          </w:rPr>
          <w:tab/>
        </w:r>
        <w:r w:rsidRPr="00127218">
          <w:rPr>
            <w:rStyle w:val="Hyperlink"/>
            <w:lang w:val="en-ZA" w:eastAsia="en-ZA"/>
          </w:rPr>
          <w:t>OpenQM</w:t>
        </w:r>
        <w:r>
          <w:rPr>
            <w:webHidden/>
          </w:rPr>
          <w:tab/>
        </w:r>
        <w:r>
          <w:rPr>
            <w:webHidden/>
          </w:rPr>
          <w:fldChar w:fldCharType="begin"/>
        </w:r>
        <w:r>
          <w:rPr>
            <w:webHidden/>
          </w:rPr>
          <w:instrText xml:space="preserve"> PAGEREF _Toc13454198 \h </w:instrText>
        </w:r>
      </w:ins>
      <w:r>
        <w:rPr>
          <w:webHidden/>
        </w:rPr>
      </w:r>
      <w:r>
        <w:rPr>
          <w:webHidden/>
        </w:rPr>
        <w:fldChar w:fldCharType="separate"/>
      </w:r>
      <w:ins w:id="91" w:author="Dick" w:date="2019-07-08T04:56:00Z">
        <w:r>
          <w:rPr>
            <w:webHidden/>
          </w:rPr>
          <w:t>25</w:t>
        </w:r>
        <w:r>
          <w:rPr>
            <w:webHidden/>
          </w:rPr>
          <w:fldChar w:fldCharType="end"/>
        </w:r>
        <w:r w:rsidRPr="00127218">
          <w:rPr>
            <w:rStyle w:val="Hyperlink"/>
          </w:rPr>
          <w:fldChar w:fldCharType="end"/>
        </w:r>
      </w:ins>
    </w:p>
    <w:p w14:paraId="3BE4B684" w14:textId="393BFAB4" w:rsidR="00153A75" w:rsidRDefault="00153A75">
      <w:pPr>
        <w:pStyle w:val="TOC2"/>
        <w:tabs>
          <w:tab w:val="left" w:pos="1680"/>
        </w:tabs>
        <w:rPr>
          <w:ins w:id="92" w:author="Dick" w:date="2019-07-08T04:56:00Z"/>
          <w:rFonts w:asciiTheme="minorHAnsi" w:eastAsiaTheme="minorEastAsia" w:hAnsiTheme="minorHAnsi" w:cstheme="minorBidi"/>
          <w:sz w:val="22"/>
          <w:szCs w:val="22"/>
        </w:rPr>
      </w:pPr>
      <w:ins w:id="93" w:author="Dick" w:date="2019-07-08T04:56:00Z">
        <w:r w:rsidRPr="00127218">
          <w:rPr>
            <w:rStyle w:val="Hyperlink"/>
          </w:rPr>
          <w:fldChar w:fldCharType="begin"/>
        </w:r>
        <w:r w:rsidRPr="00127218">
          <w:rPr>
            <w:rStyle w:val="Hyperlink"/>
          </w:rPr>
          <w:instrText xml:space="preserve"> </w:instrText>
        </w:r>
        <w:r>
          <w:instrText>HYPERLINK \l "_Toc13454199"</w:instrText>
        </w:r>
        <w:r w:rsidRPr="00127218">
          <w:rPr>
            <w:rStyle w:val="Hyperlink"/>
          </w:rPr>
          <w:instrText xml:space="preserve"> </w:instrText>
        </w:r>
        <w:r w:rsidRPr="00127218">
          <w:rPr>
            <w:rStyle w:val="Hyperlink"/>
          </w:rPr>
          <w:fldChar w:fldCharType="separate"/>
        </w:r>
        <w:r w:rsidRPr="00127218">
          <w:rPr>
            <w:rStyle w:val="Hyperlink"/>
            <w:lang w:val="en-ZA" w:eastAsia="en-ZA"/>
          </w:rPr>
          <w:t>7.4</w:t>
        </w:r>
        <w:r>
          <w:rPr>
            <w:rFonts w:asciiTheme="minorHAnsi" w:eastAsiaTheme="minorEastAsia" w:hAnsiTheme="minorHAnsi" w:cstheme="minorBidi"/>
            <w:sz w:val="22"/>
            <w:szCs w:val="22"/>
          </w:rPr>
          <w:tab/>
        </w:r>
        <w:r w:rsidRPr="00127218">
          <w:rPr>
            <w:rStyle w:val="Hyperlink"/>
            <w:lang w:val="en-ZA" w:eastAsia="en-ZA"/>
          </w:rPr>
          <w:t>jBASE</w:t>
        </w:r>
        <w:r>
          <w:rPr>
            <w:webHidden/>
          </w:rPr>
          <w:tab/>
        </w:r>
        <w:r>
          <w:rPr>
            <w:webHidden/>
          </w:rPr>
          <w:fldChar w:fldCharType="begin"/>
        </w:r>
        <w:r>
          <w:rPr>
            <w:webHidden/>
          </w:rPr>
          <w:instrText xml:space="preserve"> PAGEREF _Toc13454199 \h </w:instrText>
        </w:r>
      </w:ins>
      <w:r>
        <w:rPr>
          <w:webHidden/>
        </w:rPr>
      </w:r>
      <w:r>
        <w:rPr>
          <w:webHidden/>
        </w:rPr>
        <w:fldChar w:fldCharType="separate"/>
      </w:r>
      <w:ins w:id="94" w:author="Dick" w:date="2019-07-08T04:56:00Z">
        <w:r>
          <w:rPr>
            <w:webHidden/>
          </w:rPr>
          <w:t>26</w:t>
        </w:r>
        <w:r>
          <w:rPr>
            <w:webHidden/>
          </w:rPr>
          <w:fldChar w:fldCharType="end"/>
        </w:r>
        <w:r w:rsidRPr="00127218">
          <w:rPr>
            <w:rStyle w:val="Hyperlink"/>
          </w:rPr>
          <w:fldChar w:fldCharType="end"/>
        </w:r>
      </w:ins>
    </w:p>
    <w:p w14:paraId="503AC932" w14:textId="65D3E02B" w:rsidR="00153A75" w:rsidRDefault="00153A75">
      <w:pPr>
        <w:pStyle w:val="TOC2"/>
        <w:tabs>
          <w:tab w:val="left" w:pos="1680"/>
        </w:tabs>
        <w:rPr>
          <w:ins w:id="95" w:author="Dick" w:date="2019-07-08T04:56:00Z"/>
          <w:rFonts w:asciiTheme="minorHAnsi" w:eastAsiaTheme="minorEastAsia" w:hAnsiTheme="minorHAnsi" w:cstheme="minorBidi"/>
          <w:sz w:val="22"/>
          <w:szCs w:val="22"/>
        </w:rPr>
      </w:pPr>
      <w:ins w:id="96" w:author="Dick" w:date="2019-07-08T04:56:00Z">
        <w:r w:rsidRPr="00127218">
          <w:rPr>
            <w:rStyle w:val="Hyperlink"/>
          </w:rPr>
          <w:fldChar w:fldCharType="begin"/>
        </w:r>
        <w:r w:rsidRPr="00127218">
          <w:rPr>
            <w:rStyle w:val="Hyperlink"/>
          </w:rPr>
          <w:instrText xml:space="preserve"> </w:instrText>
        </w:r>
        <w:r>
          <w:instrText>HYPERLINK \l "_Toc13454200"</w:instrText>
        </w:r>
        <w:r w:rsidRPr="00127218">
          <w:rPr>
            <w:rStyle w:val="Hyperlink"/>
          </w:rPr>
          <w:instrText xml:space="preserve"> </w:instrText>
        </w:r>
        <w:r w:rsidRPr="00127218">
          <w:rPr>
            <w:rStyle w:val="Hyperlink"/>
          </w:rPr>
          <w:fldChar w:fldCharType="separate"/>
        </w:r>
        <w:r w:rsidRPr="00127218">
          <w:rPr>
            <w:rStyle w:val="Hyperlink"/>
            <w:lang w:val="en-ZA" w:eastAsia="en-ZA"/>
          </w:rPr>
          <w:t>7.5</w:t>
        </w:r>
        <w:r>
          <w:rPr>
            <w:rFonts w:asciiTheme="minorHAnsi" w:eastAsiaTheme="minorEastAsia" w:hAnsiTheme="minorHAnsi" w:cstheme="minorBidi"/>
            <w:sz w:val="22"/>
            <w:szCs w:val="22"/>
          </w:rPr>
          <w:tab/>
        </w:r>
        <w:r w:rsidRPr="00127218">
          <w:rPr>
            <w:rStyle w:val="Hyperlink"/>
            <w:lang w:val="en-ZA" w:eastAsia="en-ZA"/>
          </w:rPr>
          <w:t>D3</w:t>
        </w:r>
        <w:r>
          <w:rPr>
            <w:webHidden/>
          </w:rPr>
          <w:tab/>
        </w:r>
        <w:r>
          <w:rPr>
            <w:webHidden/>
          </w:rPr>
          <w:fldChar w:fldCharType="begin"/>
        </w:r>
        <w:r>
          <w:rPr>
            <w:webHidden/>
          </w:rPr>
          <w:instrText xml:space="preserve"> PAGEREF _Toc13454200 \h </w:instrText>
        </w:r>
      </w:ins>
      <w:r>
        <w:rPr>
          <w:webHidden/>
        </w:rPr>
      </w:r>
      <w:r>
        <w:rPr>
          <w:webHidden/>
        </w:rPr>
        <w:fldChar w:fldCharType="separate"/>
      </w:r>
      <w:ins w:id="97" w:author="Dick" w:date="2019-07-08T04:56:00Z">
        <w:r>
          <w:rPr>
            <w:webHidden/>
          </w:rPr>
          <w:t>27</w:t>
        </w:r>
        <w:r>
          <w:rPr>
            <w:webHidden/>
          </w:rPr>
          <w:fldChar w:fldCharType="end"/>
        </w:r>
        <w:r w:rsidRPr="00127218">
          <w:rPr>
            <w:rStyle w:val="Hyperlink"/>
          </w:rPr>
          <w:fldChar w:fldCharType="end"/>
        </w:r>
      </w:ins>
    </w:p>
    <w:p w14:paraId="7A456039" w14:textId="49E87780" w:rsidR="00153A75" w:rsidRDefault="00153A75">
      <w:pPr>
        <w:pStyle w:val="TOC2"/>
        <w:tabs>
          <w:tab w:val="left" w:pos="1680"/>
        </w:tabs>
        <w:rPr>
          <w:ins w:id="98" w:author="Dick" w:date="2019-07-08T04:56:00Z"/>
          <w:rFonts w:asciiTheme="minorHAnsi" w:eastAsiaTheme="minorEastAsia" w:hAnsiTheme="minorHAnsi" w:cstheme="minorBidi"/>
          <w:sz w:val="22"/>
          <w:szCs w:val="22"/>
        </w:rPr>
      </w:pPr>
      <w:ins w:id="99" w:author="Dick" w:date="2019-07-08T04:56:00Z">
        <w:r w:rsidRPr="00127218">
          <w:rPr>
            <w:rStyle w:val="Hyperlink"/>
          </w:rPr>
          <w:fldChar w:fldCharType="begin"/>
        </w:r>
        <w:r w:rsidRPr="00127218">
          <w:rPr>
            <w:rStyle w:val="Hyperlink"/>
          </w:rPr>
          <w:instrText xml:space="preserve"> </w:instrText>
        </w:r>
        <w:r>
          <w:instrText>HYPERLINK \l "_Toc13454201"</w:instrText>
        </w:r>
        <w:r w:rsidRPr="00127218">
          <w:rPr>
            <w:rStyle w:val="Hyperlink"/>
          </w:rPr>
          <w:instrText xml:space="preserve"> </w:instrText>
        </w:r>
        <w:r w:rsidRPr="00127218">
          <w:rPr>
            <w:rStyle w:val="Hyperlink"/>
          </w:rPr>
          <w:fldChar w:fldCharType="separate"/>
        </w:r>
        <w:r w:rsidRPr="00127218">
          <w:rPr>
            <w:rStyle w:val="Hyperlink"/>
            <w:lang w:val="en-ZA" w:eastAsia="en-ZA"/>
          </w:rPr>
          <w:t>7.6</w:t>
        </w:r>
        <w:r>
          <w:rPr>
            <w:rFonts w:asciiTheme="minorHAnsi" w:eastAsiaTheme="minorEastAsia" w:hAnsiTheme="minorHAnsi" w:cstheme="minorBidi"/>
            <w:sz w:val="22"/>
            <w:szCs w:val="22"/>
          </w:rPr>
          <w:tab/>
        </w:r>
        <w:r w:rsidRPr="00127218">
          <w:rPr>
            <w:rStyle w:val="Hyperlink"/>
            <w:lang w:val="en-ZA" w:eastAsia="en-ZA"/>
          </w:rPr>
          <w:t>Testing remote connectivity</w:t>
        </w:r>
        <w:r>
          <w:rPr>
            <w:webHidden/>
          </w:rPr>
          <w:tab/>
        </w:r>
        <w:r>
          <w:rPr>
            <w:webHidden/>
          </w:rPr>
          <w:fldChar w:fldCharType="begin"/>
        </w:r>
        <w:r>
          <w:rPr>
            <w:webHidden/>
          </w:rPr>
          <w:instrText xml:space="preserve"> PAGEREF _Toc13454201 \h </w:instrText>
        </w:r>
      </w:ins>
      <w:r>
        <w:rPr>
          <w:webHidden/>
        </w:rPr>
      </w:r>
      <w:r>
        <w:rPr>
          <w:webHidden/>
        </w:rPr>
        <w:fldChar w:fldCharType="separate"/>
      </w:r>
      <w:ins w:id="100" w:author="Dick" w:date="2019-07-08T04:56:00Z">
        <w:r>
          <w:rPr>
            <w:webHidden/>
          </w:rPr>
          <w:t>28</w:t>
        </w:r>
        <w:r>
          <w:rPr>
            <w:webHidden/>
          </w:rPr>
          <w:fldChar w:fldCharType="end"/>
        </w:r>
        <w:r w:rsidRPr="00127218">
          <w:rPr>
            <w:rStyle w:val="Hyperlink"/>
          </w:rPr>
          <w:fldChar w:fldCharType="end"/>
        </w:r>
      </w:ins>
    </w:p>
    <w:p w14:paraId="52895B79" w14:textId="5F64E8F4" w:rsidR="00153A75" w:rsidRDefault="00153A75">
      <w:pPr>
        <w:pStyle w:val="TOC2"/>
        <w:tabs>
          <w:tab w:val="left" w:pos="1680"/>
        </w:tabs>
        <w:rPr>
          <w:ins w:id="101" w:author="Dick" w:date="2019-07-08T04:56:00Z"/>
          <w:rFonts w:asciiTheme="minorHAnsi" w:eastAsiaTheme="minorEastAsia" w:hAnsiTheme="minorHAnsi" w:cstheme="minorBidi"/>
          <w:sz w:val="22"/>
          <w:szCs w:val="22"/>
        </w:rPr>
      </w:pPr>
      <w:ins w:id="102" w:author="Dick" w:date="2019-07-08T04:56:00Z">
        <w:r w:rsidRPr="00127218">
          <w:rPr>
            <w:rStyle w:val="Hyperlink"/>
          </w:rPr>
          <w:fldChar w:fldCharType="begin"/>
        </w:r>
        <w:r w:rsidRPr="00127218">
          <w:rPr>
            <w:rStyle w:val="Hyperlink"/>
          </w:rPr>
          <w:instrText xml:space="preserve"> </w:instrText>
        </w:r>
        <w:r>
          <w:instrText>HYPERLINK \l "_Toc13454202"</w:instrText>
        </w:r>
        <w:r w:rsidRPr="00127218">
          <w:rPr>
            <w:rStyle w:val="Hyperlink"/>
          </w:rPr>
          <w:instrText xml:space="preserve"> </w:instrText>
        </w:r>
        <w:r w:rsidRPr="00127218">
          <w:rPr>
            <w:rStyle w:val="Hyperlink"/>
          </w:rPr>
          <w:fldChar w:fldCharType="separate"/>
        </w:r>
        <w:r w:rsidRPr="00127218">
          <w:rPr>
            <w:rStyle w:val="Hyperlink"/>
            <w:lang w:val="en-ZA" w:eastAsia="en-ZA"/>
          </w:rPr>
          <w:t>7.7</w:t>
        </w:r>
        <w:r>
          <w:rPr>
            <w:rFonts w:asciiTheme="minorHAnsi" w:eastAsiaTheme="minorEastAsia" w:hAnsiTheme="minorHAnsi" w:cstheme="minorBidi"/>
            <w:sz w:val="22"/>
            <w:szCs w:val="22"/>
          </w:rPr>
          <w:tab/>
        </w:r>
        <w:r w:rsidRPr="00127218">
          <w:rPr>
            <w:rStyle w:val="Hyperlink"/>
            <w:lang w:val="en-ZA" w:eastAsia="en-ZA"/>
          </w:rPr>
          <w:t>Debugging remote connection issues</w:t>
        </w:r>
        <w:r>
          <w:rPr>
            <w:webHidden/>
          </w:rPr>
          <w:tab/>
        </w:r>
        <w:r>
          <w:rPr>
            <w:webHidden/>
          </w:rPr>
          <w:fldChar w:fldCharType="begin"/>
        </w:r>
        <w:r>
          <w:rPr>
            <w:webHidden/>
          </w:rPr>
          <w:instrText xml:space="preserve"> PAGEREF _Toc13454202 \h </w:instrText>
        </w:r>
      </w:ins>
      <w:r>
        <w:rPr>
          <w:webHidden/>
        </w:rPr>
      </w:r>
      <w:r>
        <w:rPr>
          <w:webHidden/>
        </w:rPr>
        <w:fldChar w:fldCharType="separate"/>
      </w:r>
      <w:ins w:id="103" w:author="Dick" w:date="2019-07-08T04:56:00Z">
        <w:r>
          <w:rPr>
            <w:webHidden/>
          </w:rPr>
          <w:t>29</w:t>
        </w:r>
        <w:r>
          <w:rPr>
            <w:webHidden/>
          </w:rPr>
          <w:fldChar w:fldCharType="end"/>
        </w:r>
        <w:r w:rsidRPr="00127218">
          <w:rPr>
            <w:rStyle w:val="Hyperlink"/>
          </w:rPr>
          <w:fldChar w:fldCharType="end"/>
        </w:r>
      </w:ins>
    </w:p>
    <w:p w14:paraId="7A871907" w14:textId="338A2D5C" w:rsidR="00153A75" w:rsidRDefault="00153A75">
      <w:pPr>
        <w:pStyle w:val="TOC1"/>
        <w:rPr>
          <w:ins w:id="104" w:author="Dick" w:date="2019-07-08T04:56:00Z"/>
          <w:rFonts w:asciiTheme="minorHAnsi" w:eastAsiaTheme="minorEastAsia" w:hAnsiTheme="minorHAnsi" w:cstheme="minorBidi"/>
          <w:b w:val="0"/>
          <w:sz w:val="22"/>
          <w:szCs w:val="22"/>
        </w:rPr>
      </w:pPr>
      <w:ins w:id="105" w:author="Dick" w:date="2019-07-08T04:56:00Z">
        <w:r w:rsidRPr="00127218">
          <w:rPr>
            <w:rStyle w:val="Hyperlink"/>
          </w:rPr>
          <w:fldChar w:fldCharType="begin"/>
        </w:r>
        <w:r w:rsidRPr="00127218">
          <w:rPr>
            <w:rStyle w:val="Hyperlink"/>
          </w:rPr>
          <w:instrText xml:space="preserve"> </w:instrText>
        </w:r>
        <w:r>
          <w:instrText>HYPERLINK \l "_Toc13454203"</w:instrText>
        </w:r>
        <w:r w:rsidRPr="00127218">
          <w:rPr>
            <w:rStyle w:val="Hyperlink"/>
          </w:rPr>
          <w:instrText xml:space="preserve"> </w:instrText>
        </w:r>
        <w:r w:rsidRPr="00127218">
          <w:rPr>
            <w:rStyle w:val="Hyperlink"/>
          </w:rPr>
          <w:fldChar w:fldCharType="separate"/>
        </w:r>
        <w:r w:rsidRPr="00127218">
          <w:rPr>
            <w:rStyle w:val="Hyperlink"/>
            <w:lang w:val="en-ZA" w:eastAsia="en-ZA"/>
          </w:rPr>
          <w:t>8</w:t>
        </w:r>
        <w:r>
          <w:rPr>
            <w:rFonts w:asciiTheme="minorHAnsi" w:eastAsiaTheme="minorEastAsia" w:hAnsiTheme="minorHAnsi" w:cstheme="minorBidi"/>
            <w:b w:val="0"/>
            <w:sz w:val="22"/>
            <w:szCs w:val="22"/>
          </w:rPr>
          <w:tab/>
        </w:r>
        <w:r w:rsidRPr="00127218">
          <w:rPr>
            <w:rStyle w:val="Hyperlink"/>
            <w:lang w:val="en-ZA" w:eastAsia="en-ZA"/>
          </w:rPr>
          <w:t>MV# Debugger Extension</w:t>
        </w:r>
        <w:r>
          <w:rPr>
            <w:webHidden/>
          </w:rPr>
          <w:tab/>
        </w:r>
        <w:r>
          <w:rPr>
            <w:webHidden/>
          </w:rPr>
          <w:fldChar w:fldCharType="begin"/>
        </w:r>
        <w:r>
          <w:rPr>
            <w:webHidden/>
          </w:rPr>
          <w:instrText xml:space="preserve"> PAGEREF _Toc13454203 \h </w:instrText>
        </w:r>
      </w:ins>
      <w:r>
        <w:rPr>
          <w:webHidden/>
        </w:rPr>
      </w:r>
      <w:r>
        <w:rPr>
          <w:webHidden/>
        </w:rPr>
        <w:fldChar w:fldCharType="separate"/>
      </w:r>
      <w:ins w:id="106" w:author="Dick" w:date="2019-07-08T04:56:00Z">
        <w:r>
          <w:rPr>
            <w:webHidden/>
          </w:rPr>
          <w:t>30</w:t>
        </w:r>
        <w:r>
          <w:rPr>
            <w:webHidden/>
          </w:rPr>
          <w:fldChar w:fldCharType="end"/>
        </w:r>
        <w:r w:rsidRPr="00127218">
          <w:rPr>
            <w:rStyle w:val="Hyperlink"/>
          </w:rPr>
          <w:fldChar w:fldCharType="end"/>
        </w:r>
      </w:ins>
    </w:p>
    <w:p w14:paraId="2BD82D36" w14:textId="5ED5CC7D" w:rsidR="00153A75" w:rsidRDefault="00153A75">
      <w:pPr>
        <w:pStyle w:val="TOC2"/>
        <w:tabs>
          <w:tab w:val="left" w:pos="1680"/>
        </w:tabs>
        <w:rPr>
          <w:ins w:id="107" w:author="Dick" w:date="2019-07-08T04:56:00Z"/>
          <w:rFonts w:asciiTheme="minorHAnsi" w:eastAsiaTheme="minorEastAsia" w:hAnsiTheme="minorHAnsi" w:cstheme="minorBidi"/>
          <w:sz w:val="22"/>
          <w:szCs w:val="22"/>
        </w:rPr>
      </w:pPr>
      <w:ins w:id="108" w:author="Dick" w:date="2019-07-08T04:56:00Z">
        <w:r w:rsidRPr="00127218">
          <w:rPr>
            <w:rStyle w:val="Hyperlink"/>
          </w:rPr>
          <w:fldChar w:fldCharType="begin"/>
        </w:r>
        <w:r w:rsidRPr="00127218">
          <w:rPr>
            <w:rStyle w:val="Hyperlink"/>
          </w:rPr>
          <w:instrText xml:space="preserve"> </w:instrText>
        </w:r>
        <w:r>
          <w:instrText>HYPERLINK \l "_Toc13454204"</w:instrText>
        </w:r>
        <w:r w:rsidRPr="00127218">
          <w:rPr>
            <w:rStyle w:val="Hyperlink"/>
          </w:rPr>
          <w:instrText xml:space="preserve"> </w:instrText>
        </w:r>
        <w:r w:rsidRPr="00127218">
          <w:rPr>
            <w:rStyle w:val="Hyperlink"/>
          </w:rPr>
          <w:fldChar w:fldCharType="separate"/>
        </w:r>
        <w:r w:rsidRPr="00127218">
          <w:rPr>
            <w:rStyle w:val="Hyperlink"/>
            <w:lang w:val="en-ZA" w:eastAsia="en-ZA"/>
          </w:rPr>
          <w:t>8.1</w:t>
        </w:r>
        <w:r>
          <w:rPr>
            <w:rFonts w:asciiTheme="minorHAnsi" w:eastAsiaTheme="minorEastAsia" w:hAnsiTheme="minorHAnsi" w:cstheme="minorBidi"/>
            <w:sz w:val="22"/>
            <w:szCs w:val="22"/>
          </w:rPr>
          <w:tab/>
        </w:r>
        <w:r w:rsidRPr="00127218">
          <w:rPr>
            <w:rStyle w:val="Hyperlink"/>
            <w:lang w:val="en-ZA" w:eastAsia="en-ZA"/>
          </w:rPr>
          <w:t>Starting the debugger</w:t>
        </w:r>
        <w:r>
          <w:rPr>
            <w:webHidden/>
          </w:rPr>
          <w:tab/>
        </w:r>
        <w:r>
          <w:rPr>
            <w:webHidden/>
          </w:rPr>
          <w:fldChar w:fldCharType="begin"/>
        </w:r>
        <w:r>
          <w:rPr>
            <w:webHidden/>
          </w:rPr>
          <w:instrText xml:space="preserve"> PAGEREF _Toc13454204 \h </w:instrText>
        </w:r>
      </w:ins>
      <w:r>
        <w:rPr>
          <w:webHidden/>
        </w:rPr>
      </w:r>
      <w:r>
        <w:rPr>
          <w:webHidden/>
        </w:rPr>
        <w:fldChar w:fldCharType="separate"/>
      </w:r>
      <w:ins w:id="109" w:author="Dick" w:date="2019-07-08T04:56:00Z">
        <w:r>
          <w:rPr>
            <w:webHidden/>
          </w:rPr>
          <w:t>31</w:t>
        </w:r>
        <w:r>
          <w:rPr>
            <w:webHidden/>
          </w:rPr>
          <w:fldChar w:fldCharType="end"/>
        </w:r>
        <w:r w:rsidRPr="00127218">
          <w:rPr>
            <w:rStyle w:val="Hyperlink"/>
          </w:rPr>
          <w:fldChar w:fldCharType="end"/>
        </w:r>
      </w:ins>
    </w:p>
    <w:p w14:paraId="1F4B3A46" w14:textId="6A91A487" w:rsidR="00153A75" w:rsidRDefault="00153A75">
      <w:pPr>
        <w:pStyle w:val="TOC2"/>
        <w:tabs>
          <w:tab w:val="left" w:pos="1680"/>
        </w:tabs>
        <w:rPr>
          <w:ins w:id="110" w:author="Dick" w:date="2019-07-08T04:56:00Z"/>
          <w:rFonts w:asciiTheme="minorHAnsi" w:eastAsiaTheme="minorEastAsia" w:hAnsiTheme="minorHAnsi" w:cstheme="minorBidi"/>
          <w:sz w:val="22"/>
          <w:szCs w:val="22"/>
        </w:rPr>
      </w:pPr>
      <w:ins w:id="111" w:author="Dick" w:date="2019-07-08T04:56:00Z">
        <w:r w:rsidRPr="00127218">
          <w:rPr>
            <w:rStyle w:val="Hyperlink"/>
          </w:rPr>
          <w:fldChar w:fldCharType="begin"/>
        </w:r>
        <w:r w:rsidRPr="00127218">
          <w:rPr>
            <w:rStyle w:val="Hyperlink"/>
          </w:rPr>
          <w:instrText xml:space="preserve"> </w:instrText>
        </w:r>
        <w:r>
          <w:instrText>HYPERLINK \l "_Toc13454205"</w:instrText>
        </w:r>
        <w:r w:rsidRPr="00127218">
          <w:rPr>
            <w:rStyle w:val="Hyperlink"/>
          </w:rPr>
          <w:instrText xml:space="preserve"> </w:instrText>
        </w:r>
        <w:r w:rsidRPr="00127218">
          <w:rPr>
            <w:rStyle w:val="Hyperlink"/>
          </w:rPr>
          <w:fldChar w:fldCharType="separate"/>
        </w:r>
        <w:r w:rsidRPr="00127218">
          <w:rPr>
            <w:rStyle w:val="Hyperlink"/>
            <w:lang w:val="en-ZA" w:eastAsia="en-ZA"/>
          </w:rPr>
          <w:t>8.2</w:t>
        </w:r>
        <w:r>
          <w:rPr>
            <w:rFonts w:asciiTheme="minorHAnsi" w:eastAsiaTheme="minorEastAsia" w:hAnsiTheme="minorHAnsi" w:cstheme="minorBidi"/>
            <w:sz w:val="22"/>
            <w:szCs w:val="22"/>
          </w:rPr>
          <w:tab/>
        </w:r>
        <w:r w:rsidRPr="00127218">
          <w:rPr>
            <w:rStyle w:val="Hyperlink"/>
            <w:lang w:val="en-ZA" w:eastAsia="en-ZA"/>
          </w:rPr>
          <w:t>Debugging features</w:t>
        </w:r>
        <w:r>
          <w:rPr>
            <w:webHidden/>
          </w:rPr>
          <w:tab/>
        </w:r>
        <w:r>
          <w:rPr>
            <w:webHidden/>
          </w:rPr>
          <w:fldChar w:fldCharType="begin"/>
        </w:r>
        <w:r>
          <w:rPr>
            <w:webHidden/>
          </w:rPr>
          <w:instrText xml:space="preserve"> PAGEREF _Toc13454205 \h </w:instrText>
        </w:r>
      </w:ins>
      <w:r>
        <w:rPr>
          <w:webHidden/>
        </w:rPr>
      </w:r>
      <w:r>
        <w:rPr>
          <w:webHidden/>
        </w:rPr>
        <w:fldChar w:fldCharType="separate"/>
      </w:r>
      <w:ins w:id="112" w:author="Dick" w:date="2019-07-08T04:56:00Z">
        <w:r>
          <w:rPr>
            <w:webHidden/>
          </w:rPr>
          <w:t>33</w:t>
        </w:r>
        <w:r>
          <w:rPr>
            <w:webHidden/>
          </w:rPr>
          <w:fldChar w:fldCharType="end"/>
        </w:r>
        <w:r w:rsidRPr="00127218">
          <w:rPr>
            <w:rStyle w:val="Hyperlink"/>
          </w:rPr>
          <w:fldChar w:fldCharType="end"/>
        </w:r>
      </w:ins>
    </w:p>
    <w:p w14:paraId="2407581D" w14:textId="1C3636DB" w:rsidR="00153A75" w:rsidRDefault="00153A75">
      <w:pPr>
        <w:pStyle w:val="TOC2"/>
        <w:tabs>
          <w:tab w:val="left" w:pos="1680"/>
        </w:tabs>
        <w:rPr>
          <w:ins w:id="113" w:author="Dick" w:date="2019-07-08T04:56:00Z"/>
          <w:rFonts w:asciiTheme="minorHAnsi" w:eastAsiaTheme="minorEastAsia" w:hAnsiTheme="minorHAnsi" w:cstheme="minorBidi"/>
          <w:sz w:val="22"/>
          <w:szCs w:val="22"/>
        </w:rPr>
      </w:pPr>
      <w:ins w:id="114" w:author="Dick" w:date="2019-07-08T04:56:00Z">
        <w:r w:rsidRPr="00127218">
          <w:rPr>
            <w:rStyle w:val="Hyperlink"/>
          </w:rPr>
          <w:fldChar w:fldCharType="begin"/>
        </w:r>
        <w:r w:rsidRPr="00127218">
          <w:rPr>
            <w:rStyle w:val="Hyperlink"/>
          </w:rPr>
          <w:instrText xml:space="preserve"> </w:instrText>
        </w:r>
        <w:r>
          <w:instrText>HYPERLINK \l "_Toc13454206"</w:instrText>
        </w:r>
        <w:r w:rsidRPr="00127218">
          <w:rPr>
            <w:rStyle w:val="Hyperlink"/>
          </w:rPr>
          <w:instrText xml:space="preserve"> </w:instrText>
        </w:r>
        <w:r w:rsidRPr="00127218">
          <w:rPr>
            <w:rStyle w:val="Hyperlink"/>
          </w:rPr>
          <w:fldChar w:fldCharType="separate"/>
        </w:r>
        <w:r w:rsidRPr="00127218">
          <w:rPr>
            <w:rStyle w:val="Hyperlink"/>
            <w:lang w:val="en-ZA" w:eastAsia="en-ZA"/>
          </w:rPr>
          <w:t>8.3</w:t>
        </w:r>
        <w:r>
          <w:rPr>
            <w:rFonts w:asciiTheme="minorHAnsi" w:eastAsiaTheme="minorEastAsia" w:hAnsiTheme="minorHAnsi" w:cstheme="minorBidi"/>
            <w:sz w:val="22"/>
            <w:szCs w:val="22"/>
          </w:rPr>
          <w:tab/>
        </w:r>
        <w:r w:rsidRPr="00127218">
          <w:rPr>
            <w:rStyle w:val="Hyperlink"/>
            <w:lang w:val="en-ZA" w:eastAsia="en-ZA"/>
          </w:rPr>
          <w:t>Call Stack</w:t>
        </w:r>
        <w:r>
          <w:rPr>
            <w:webHidden/>
          </w:rPr>
          <w:tab/>
        </w:r>
        <w:r>
          <w:rPr>
            <w:webHidden/>
          </w:rPr>
          <w:fldChar w:fldCharType="begin"/>
        </w:r>
        <w:r>
          <w:rPr>
            <w:webHidden/>
          </w:rPr>
          <w:instrText xml:space="preserve"> PAGEREF _Toc13454206 \h </w:instrText>
        </w:r>
      </w:ins>
      <w:r>
        <w:rPr>
          <w:webHidden/>
        </w:rPr>
      </w:r>
      <w:r>
        <w:rPr>
          <w:webHidden/>
        </w:rPr>
        <w:fldChar w:fldCharType="separate"/>
      </w:r>
      <w:ins w:id="115" w:author="Dick" w:date="2019-07-08T04:56:00Z">
        <w:r>
          <w:rPr>
            <w:webHidden/>
          </w:rPr>
          <w:t>35</w:t>
        </w:r>
        <w:r>
          <w:rPr>
            <w:webHidden/>
          </w:rPr>
          <w:fldChar w:fldCharType="end"/>
        </w:r>
        <w:r w:rsidRPr="00127218">
          <w:rPr>
            <w:rStyle w:val="Hyperlink"/>
          </w:rPr>
          <w:fldChar w:fldCharType="end"/>
        </w:r>
      </w:ins>
    </w:p>
    <w:p w14:paraId="48CC0B5B" w14:textId="2A19328D" w:rsidR="00153A75" w:rsidRDefault="00153A75">
      <w:pPr>
        <w:pStyle w:val="TOC1"/>
        <w:rPr>
          <w:ins w:id="116" w:author="Dick" w:date="2019-07-08T04:56:00Z"/>
          <w:rFonts w:asciiTheme="minorHAnsi" w:eastAsiaTheme="minorEastAsia" w:hAnsiTheme="minorHAnsi" w:cstheme="minorBidi"/>
          <w:b w:val="0"/>
          <w:sz w:val="22"/>
          <w:szCs w:val="22"/>
        </w:rPr>
      </w:pPr>
      <w:ins w:id="117" w:author="Dick" w:date="2019-07-08T04:56:00Z">
        <w:r w:rsidRPr="00127218">
          <w:rPr>
            <w:rStyle w:val="Hyperlink"/>
          </w:rPr>
          <w:fldChar w:fldCharType="begin"/>
        </w:r>
        <w:r w:rsidRPr="00127218">
          <w:rPr>
            <w:rStyle w:val="Hyperlink"/>
          </w:rPr>
          <w:instrText xml:space="preserve"> </w:instrText>
        </w:r>
        <w:r>
          <w:instrText>HYPERLINK \l "_Toc13454207"</w:instrText>
        </w:r>
        <w:r w:rsidRPr="00127218">
          <w:rPr>
            <w:rStyle w:val="Hyperlink"/>
          </w:rPr>
          <w:instrText xml:space="preserve"> </w:instrText>
        </w:r>
        <w:r w:rsidRPr="00127218">
          <w:rPr>
            <w:rStyle w:val="Hyperlink"/>
          </w:rPr>
          <w:fldChar w:fldCharType="separate"/>
        </w:r>
        <w:r w:rsidRPr="00127218">
          <w:rPr>
            <w:rStyle w:val="Hyperlink"/>
            <w:lang w:val="en-ZA" w:eastAsia="en-ZA"/>
          </w:rPr>
          <w:t>9</w:t>
        </w:r>
        <w:r>
          <w:rPr>
            <w:rFonts w:asciiTheme="minorHAnsi" w:eastAsiaTheme="minorEastAsia" w:hAnsiTheme="minorHAnsi" w:cstheme="minorBidi"/>
            <w:b w:val="0"/>
            <w:sz w:val="22"/>
            <w:szCs w:val="22"/>
          </w:rPr>
          <w:tab/>
        </w:r>
        <w:r w:rsidRPr="00127218">
          <w:rPr>
            <w:rStyle w:val="Hyperlink"/>
            <w:lang w:val="en-ZA" w:eastAsia="en-ZA"/>
          </w:rPr>
          <w:t>MV# TCL Extension</w:t>
        </w:r>
        <w:r>
          <w:rPr>
            <w:webHidden/>
          </w:rPr>
          <w:tab/>
        </w:r>
        <w:r>
          <w:rPr>
            <w:webHidden/>
          </w:rPr>
          <w:fldChar w:fldCharType="begin"/>
        </w:r>
        <w:r>
          <w:rPr>
            <w:webHidden/>
          </w:rPr>
          <w:instrText xml:space="preserve"> PAGEREF _Toc13454207 \h </w:instrText>
        </w:r>
      </w:ins>
      <w:r>
        <w:rPr>
          <w:webHidden/>
        </w:rPr>
      </w:r>
      <w:r>
        <w:rPr>
          <w:webHidden/>
        </w:rPr>
        <w:fldChar w:fldCharType="separate"/>
      </w:r>
      <w:ins w:id="118" w:author="Dick" w:date="2019-07-08T04:56:00Z">
        <w:r>
          <w:rPr>
            <w:webHidden/>
          </w:rPr>
          <w:t>37</w:t>
        </w:r>
        <w:r>
          <w:rPr>
            <w:webHidden/>
          </w:rPr>
          <w:fldChar w:fldCharType="end"/>
        </w:r>
        <w:r w:rsidRPr="00127218">
          <w:rPr>
            <w:rStyle w:val="Hyperlink"/>
          </w:rPr>
          <w:fldChar w:fldCharType="end"/>
        </w:r>
      </w:ins>
    </w:p>
    <w:p w14:paraId="56DC6C16" w14:textId="2EECFBD9" w:rsidR="00153A75" w:rsidRDefault="00153A75">
      <w:pPr>
        <w:pStyle w:val="TOC2"/>
        <w:tabs>
          <w:tab w:val="left" w:pos="1680"/>
        </w:tabs>
        <w:rPr>
          <w:ins w:id="119" w:author="Dick" w:date="2019-07-08T04:56:00Z"/>
          <w:rFonts w:asciiTheme="minorHAnsi" w:eastAsiaTheme="minorEastAsia" w:hAnsiTheme="minorHAnsi" w:cstheme="minorBidi"/>
          <w:sz w:val="22"/>
          <w:szCs w:val="22"/>
        </w:rPr>
      </w:pPr>
      <w:ins w:id="120" w:author="Dick" w:date="2019-07-08T04:56:00Z">
        <w:r w:rsidRPr="00127218">
          <w:rPr>
            <w:rStyle w:val="Hyperlink"/>
          </w:rPr>
          <w:fldChar w:fldCharType="begin"/>
        </w:r>
        <w:r w:rsidRPr="00127218">
          <w:rPr>
            <w:rStyle w:val="Hyperlink"/>
          </w:rPr>
          <w:instrText xml:space="preserve"> </w:instrText>
        </w:r>
        <w:r>
          <w:instrText>HYPERLINK \l "_Toc13454208"</w:instrText>
        </w:r>
        <w:r w:rsidRPr="00127218">
          <w:rPr>
            <w:rStyle w:val="Hyperlink"/>
          </w:rPr>
          <w:instrText xml:space="preserve"> </w:instrText>
        </w:r>
        <w:r w:rsidRPr="00127218">
          <w:rPr>
            <w:rStyle w:val="Hyperlink"/>
          </w:rPr>
          <w:fldChar w:fldCharType="separate"/>
        </w:r>
        <w:r w:rsidRPr="00127218">
          <w:rPr>
            <w:rStyle w:val="Hyperlink"/>
            <w:lang w:val="en-ZA" w:eastAsia="en-ZA"/>
          </w:rPr>
          <w:t>9.1</w:t>
        </w:r>
        <w:r>
          <w:rPr>
            <w:rFonts w:asciiTheme="minorHAnsi" w:eastAsiaTheme="minorEastAsia" w:hAnsiTheme="minorHAnsi" w:cstheme="minorBidi"/>
            <w:sz w:val="22"/>
            <w:szCs w:val="22"/>
          </w:rPr>
          <w:tab/>
        </w:r>
        <w:r w:rsidRPr="00127218">
          <w:rPr>
            <w:rStyle w:val="Hyperlink"/>
            <w:lang w:val="en-ZA" w:eastAsia="en-ZA"/>
          </w:rPr>
          <w:t>Establishing a TCL session.</w:t>
        </w:r>
        <w:r>
          <w:rPr>
            <w:webHidden/>
          </w:rPr>
          <w:tab/>
        </w:r>
        <w:r>
          <w:rPr>
            <w:webHidden/>
          </w:rPr>
          <w:fldChar w:fldCharType="begin"/>
        </w:r>
        <w:r>
          <w:rPr>
            <w:webHidden/>
          </w:rPr>
          <w:instrText xml:space="preserve"> PAGEREF _Toc13454208 \h </w:instrText>
        </w:r>
      </w:ins>
      <w:r>
        <w:rPr>
          <w:webHidden/>
        </w:rPr>
      </w:r>
      <w:r>
        <w:rPr>
          <w:webHidden/>
        </w:rPr>
        <w:fldChar w:fldCharType="separate"/>
      </w:r>
      <w:ins w:id="121" w:author="Dick" w:date="2019-07-08T04:56:00Z">
        <w:r>
          <w:rPr>
            <w:webHidden/>
          </w:rPr>
          <w:t>38</w:t>
        </w:r>
        <w:r>
          <w:rPr>
            <w:webHidden/>
          </w:rPr>
          <w:fldChar w:fldCharType="end"/>
        </w:r>
        <w:r w:rsidRPr="00127218">
          <w:rPr>
            <w:rStyle w:val="Hyperlink"/>
          </w:rPr>
          <w:fldChar w:fldCharType="end"/>
        </w:r>
      </w:ins>
    </w:p>
    <w:p w14:paraId="612B7383" w14:textId="038B2668" w:rsidR="00153A75" w:rsidRDefault="00153A75">
      <w:pPr>
        <w:pStyle w:val="TOC2"/>
        <w:tabs>
          <w:tab w:val="left" w:pos="1680"/>
        </w:tabs>
        <w:rPr>
          <w:ins w:id="122" w:author="Dick" w:date="2019-07-08T04:56:00Z"/>
          <w:rFonts w:asciiTheme="minorHAnsi" w:eastAsiaTheme="minorEastAsia" w:hAnsiTheme="minorHAnsi" w:cstheme="minorBidi"/>
          <w:sz w:val="22"/>
          <w:szCs w:val="22"/>
        </w:rPr>
      </w:pPr>
      <w:ins w:id="123" w:author="Dick" w:date="2019-07-08T04:56:00Z">
        <w:r w:rsidRPr="00127218">
          <w:rPr>
            <w:rStyle w:val="Hyperlink"/>
          </w:rPr>
          <w:fldChar w:fldCharType="begin"/>
        </w:r>
        <w:r w:rsidRPr="00127218">
          <w:rPr>
            <w:rStyle w:val="Hyperlink"/>
          </w:rPr>
          <w:instrText xml:space="preserve"> </w:instrText>
        </w:r>
        <w:r>
          <w:instrText>HYPERLINK \l "_Toc13454209"</w:instrText>
        </w:r>
        <w:r w:rsidRPr="00127218">
          <w:rPr>
            <w:rStyle w:val="Hyperlink"/>
          </w:rPr>
          <w:instrText xml:space="preserve"> </w:instrText>
        </w:r>
        <w:r w:rsidRPr="00127218">
          <w:rPr>
            <w:rStyle w:val="Hyperlink"/>
          </w:rPr>
          <w:fldChar w:fldCharType="separate"/>
        </w:r>
        <w:r w:rsidRPr="00127218">
          <w:rPr>
            <w:rStyle w:val="Hyperlink"/>
            <w:lang w:val="en-ZA" w:eastAsia="en-ZA"/>
          </w:rPr>
          <w:t>9.2</w:t>
        </w:r>
        <w:r>
          <w:rPr>
            <w:rFonts w:asciiTheme="minorHAnsi" w:eastAsiaTheme="minorEastAsia" w:hAnsiTheme="minorHAnsi" w:cstheme="minorBidi"/>
            <w:sz w:val="22"/>
            <w:szCs w:val="22"/>
          </w:rPr>
          <w:tab/>
        </w:r>
        <w:r w:rsidRPr="00127218">
          <w:rPr>
            <w:rStyle w:val="Hyperlink"/>
            <w:lang w:val="en-ZA" w:eastAsia="en-ZA"/>
          </w:rPr>
          <w:t>TCL Features</w:t>
        </w:r>
        <w:r>
          <w:rPr>
            <w:webHidden/>
          </w:rPr>
          <w:tab/>
        </w:r>
        <w:r>
          <w:rPr>
            <w:webHidden/>
          </w:rPr>
          <w:fldChar w:fldCharType="begin"/>
        </w:r>
        <w:r>
          <w:rPr>
            <w:webHidden/>
          </w:rPr>
          <w:instrText xml:space="preserve"> PAGEREF _Toc13454209 \h </w:instrText>
        </w:r>
      </w:ins>
      <w:r>
        <w:rPr>
          <w:webHidden/>
        </w:rPr>
      </w:r>
      <w:r>
        <w:rPr>
          <w:webHidden/>
        </w:rPr>
        <w:fldChar w:fldCharType="separate"/>
      </w:r>
      <w:ins w:id="124" w:author="Dick" w:date="2019-07-08T04:56:00Z">
        <w:r>
          <w:rPr>
            <w:webHidden/>
          </w:rPr>
          <w:t>40</w:t>
        </w:r>
        <w:r>
          <w:rPr>
            <w:webHidden/>
          </w:rPr>
          <w:fldChar w:fldCharType="end"/>
        </w:r>
        <w:r w:rsidRPr="00127218">
          <w:rPr>
            <w:rStyle w:val="Hyperlink"/>
          </w:rPr>
          <w:fldChar w:fldCharType="end"/>
        </w:r>
      </w:ins>
    </w:p>
    <w:p w14:paraId="5AFB5B87" w14:textId="37F249DD" w:rsidR="00153A75" w:rsidRDefault="00153A75">
      <w:pPr>
        <w:pStyle w:val="TOC3"/>
        <w:tabs>
          <w:tab w:val="left" w:pos="1865"/>
        </w:tabs>
        <w:rPr>
          <w:ins w:id="125" w:author="Dick" w:date="2019-07-08T04:56:00Z"/>
          <w:rFonts w:asciiTheme="minorHAnsi" w:eastAsiaTheme="minorEastAsia" w:hAnsiTheme="minorHAnsi" w:cstheme="minorBidi"/>
          <w:sz w:val="22"/>
          <w:szCs w:val="22"/>
        </w:rPr>
      </w:pPr>
      <w:ins w:id="126" w:author="Dick" w:date="2019-07-08T04:56:00Z">
        <w:r w:rsidRPr="00127218">
          <w:rPr>
            <w:rStyle w:val="Hyperlink"/>
          </w:rPr>
          <w:fldChar w:fldCharType="begin"/>
        </w:r>
        <w:r w:rsidRPr="00127218">
          <w:rPr>
            <w:rStyle w:val="Hyperlink"/>
          </w:rPr>
          <w:instrText xml:space="preserve"> </w:instrText>
        </w:r>
        <w:r>
          <w:instrText>HYPERLINK \l "_Toc13454210"</w:instrText>
        </w:r>
        <w:r w:rsidRPr="00127218">
          <w:rPr>
            <w:rStyle w:val="Hyperlink"/>
          </w:rPr>
          <w:instrText xml:space="preserve"> </w:instrText>
        </w:r>
        <w:r w:rsidRPr="00127218">
          <w:rPr>
            <w:rStyle w:val="Hyperlink"/>
          </w:rPr>
          <w:fldChar w:fldCharType="separate"/>
        </w:r>
        <w:r w:rsidRPr="00127218">
          <w:rPr>
            <w:rStyle w:val="Hyperlink"/>
            <w:lang w:val="en-ZA" w:eastAsia="en-ZA"/>
          </w:rPr>
          <w:t>9.2.1</w:t>
        </w:r>
        <w:r>
          <w:rPr>
            <w:rFonts w:asciiTheme="minorHAnsi" w:eastAsiaTheme="minorEastAsia" w:hAnsiTheme="minorHAnsi" w:cstheme="minorBidi"/>
            <w:sz w:val="22"/>
            <w:szCs w:val="22"/>
          </w:rPr>
          <w:tab/>
        </w:r>
        <w:r w:rsidRPr="00127218">
          <w:rPr>
            <w:rStyle w:val="Hyperlink"/>
            <w:lang w:val="en-ZA" w:eastAsia="en-ZA"/>
          </w:rPr>
          <w:t>Intellisense</w:t>
        </w:r>
        <w:r>
          <w:rPr>
            <w:webHidden/>
          </w:rPr>
          <w:tab/>
        </w:r>
        <w:r>
          <w:rPr>
            <w:webHidden/>
          </w:rPr>
          <w:fldChar w:fldCharType="begin"/>
        </w:r>
        <w:r>
          <w:rPr>
            <w:webHidden/>
          </w:rPr>
          <w:instrText xml:space="preserve"> PAGEREF _Toc13454210 \h </w:instrText>
        </w:r>
      </w:ins>
      <w:r>
        <w:rPr>
          <w:webHidden/>
        </w:rPr>
      </w:r>
      <w:r>
        <w:rPr>
          <w:webHidden/>
        </w:rPr>
        <w:fldChar w:fldCharType="separate"/>
      </w:r>
      <w:ins w:id="127" w:author="Dick" w:date="2019-07-08T04:56:00Z">
        <w:r>
          <w:rPr>
            <w:webHidden/>
          </w:rPr>
          <w:t>40</w:t>
        </w:r>
        <w:r>
          <w:rPr>
            <w:webHidden/>
          </w:rPr>
          <w:fldChar w:fldCharType="end"/>
        </w:r>
        <w:r w:rsidRPr="00127218">
          <w:rPr>
            <w:rStyle w:val="Hyperlink"/>
          </w:rPr>
          <w:fldChar w:fldCharType="end"/>
        </w:r>
      </w:ins>
    </w:p>
    <w:p w14:paraId="77F33C4E" w14:textId="28A3DEB0" w:rsidR="00153A75" w:rsidRDefault="00153A75">
      <w:pPr>
        <w:pStyle w:val="TOC3"/>
        <w:tabs>
          <w:tab w:val="left" w:pos="1865"/>
        </w:tabs>
        <w:rPr>
          <w:ins w:id="128" w:author="Dick" w:date="2019-07-08T04:56:00Z"/>
          <w:rFonts w:asciiTheme="minorHAnsi" w:eastAsiaTheme="minorEastAsia" w:hAnsiTheme="minorHAnsi" w:cstheme="minorBidi"/>
          <w:sz w:val="22"/>
          <w:szCs w:val="22"/>
        </w:rPr>
      </w:pPr>
      <w:ins w:id="129" w:author="Dick" w:date="2019-07-08T04:56:00Z">
        <w:r w:rsidRPr="00127218">
          <w:rPr>
            <w:rStyle w:val="Hyperlink"/>
          </w:rPr>
          <w:fldChar w:fldCharType="begin"/>
        </w:r>
        <w:r w:rsidRPr="00127218">
          <w:rPr>
            <w:rStyle w:val="Hyperlink"/>
          </w:rPr>
          <w:instrText xml:space="preserve"> </w:instrText>
        </w:r>
        <w:r>
          <w:instrText>HYPERLINK \l "_Toc13454211"</w:instrText>
        </w:r>
        <w:r w:rsidRPr="00127218">
          <w:rPr>
            <w:rStyle w:val="Hyperlink"/>
          </w:rPr>
          <w:instrText xml:space="preserve"> </w:instrText>
        </w:r>
        <w:r w:rsidRPr="00127218">
          <w:rPr>
            <w:rStyle w:val="Hyperlink"/>
          </w:rPr>
          <w:fldChar w:fldCharType="separate"/>
        </w:r>
        <w:r w:rsidRPr="00127218">
          <w:rPr>
            <w:rStyle w:val="Hyperlink"/>
            <w:lang w:val="en-ZA" w:eastAsia="en-ZA"/>
          </w:rPr>
          <w:t>9.2.2</w:t>
        </w:r>
        <w:r>
          <w:rPr>
            <w:rFonts w:asciiTheme="minorHAnsi" w:eastAsiaTheme="minorEastAsia" w:hAnsiTheme="minorHAnsi" w:cstheme="minorBidi"/>
            <w:sz w:val="22"/>
            <w:szCs w:val="22"/>
          </w:rPr>
          <w:tab/>
        </w:r>
        <w:r w:rsidRPr="00127218">
          <w:rPr>
            <w:rStyle w:val="Hyperlink"/>
            <w:lang w:val="en-ZA" w:eastAsia="en-ZA"/>
          </w:rPr>
          <w:t>Automatically execute script lines</w:t>
        </w:r>
        <w:r>
          <w:rPr>
            <w:webHidden/>
          </w:rPr>
          <w:tab/>
        </w:r>
        <w:r>
          <w:rPr>
            <w:webHidden/>
          </w:rPr>
          <w:fldChar w:fldCharType="begin"/>
        </w:r>
        <w:r>
          <w:rPr>
            <w:webHidden/>
          </w:rPr>
          <w:instrText xml:space="preserve"> PAGEREF _Toc13454211 \h </w:instrText>
        </w:r>
      </w:ins>
      <w:r>
        <w:rPr>
          <w:webHidden/>
        </w:rPr>
      </w:r>
      <w:r>
        <w:rPr>
          <w:webHidden/>
        </w:rPr>
        <w:fldChar w:fldCharType="separate"/>
      </w:r>
      <w:ins w:id="130" w:author="Dick" w:date="2019-07-08T04:56:00Z">
        <w:r>
          <w:rPr>
            <w:webHidden/>
          </w:rPr>
          <w:t>42</w:t>
        </w:r>
        <w:r>
          <w:rPr>
            <w:webHidden/>
          </w:rPr>
          <w:fldChar w:fldCharType="end"/>
        </w:r>
        <w:r w:rsidRPr="00127218">
          <w:rPr>
            <w:rStyle w:val="Hyperlink"/>
          </w:rPr>
          <w:fldChar w:fldCharType="end"/>
        </w:r>
      </w:ins>
    </w:p>
    <w:p w14:paraId="495D7C9D" w14:textId="08BD0BF2" w:rsidR="00153A75" w:rsidRDefault="00153A75">
      <w:pPr>
        <w:pStyle w:val="TOC3"/>
        <w:tabs>
          <w:tab w:val="left" w:pos="1865"/>
        </w:tabs>
        <w:rPr>
          <w:ins w:id="131" w:author="Dick" w:date="2019-07-08T04:56:00Z"/>
          <w:rFonts w:asciiTheme="minorHAnsi" w:eastAsiaTheme="minorEastAsia" w:hAnsiTheme="minorHAnsi" w:cstheme="minorBidi"/>
          <w:sz w:val="22"/>
          <w:szCs w:val="22"/>
        </w:rPr>
      </w:pPr>
      <w:ins w:id="132" w:author="Dick" w:date="2019-07-08T04:56:00Z">
        <w:r w:rsidRPr="00127218">
          <w:rPr>
            <w:rStyle w:val="Hyperlink"/>
          </w:rPr>
          <w:fldChar w:fldCharType="begin"/>
        </w:r>
        <w:r w:rsidRPr="00127218">
          <w:rPr>
            <w:rStyle w:val="Hyperlink"/>
          </w:rPr>
          <w:instrText xml:space="preserve"> </w:instrText>
        </w:r>
        <w:r>
          <w:instrText>HYPERLINK \l "_Toc13454212"</w:instrText>
        </w:r>
        <w:r w:rsidRPr="00127218">
          <w:rPr>
            <w:rStyle w:val="Hyperlink"/>
          </w:rPr>
          <w:instrText xml:space="preserve"> </w:instrText>
        </w:r>
        <w:r w:rsidRPr="00127218">
          <w:rPr>
            <w:rStyle w:val="Hyperlink"/>
          </w:rPr>
          <w:fldChar w:fldCharType="separate"/>
        </w:r>
        <w:r w:rsidRPr="00127218">
          <w:rPr>
            <w:rStyle w:val="Hyperlink"/>
            <w:lang w:val="en-ZA" w:eastAsia="en-ZA"/>
          </w:rPr>
          <w:t>9.2.3</w:t>
        </w:r>
        <w:r>
          <w:rPr>
            <w:rFonts w:asciiTheme="minorHAnsi" w:eastAsiaTheme="minorEastAsia" w:hAnsiTheme="minorHAnsi" w:cstheme="minorBidi"/>
            <w:sz w:val="22"/>
            <w:szCs w:val="22"/>
          </w:rPr>
          <w:tab/>
        </w:r>
        <w:r w:rsidRPr="00127218">
          <w:rPr>
            <w:rStyle w:val="Hyperlink"/>
            <w:lang w:val="en-ZA" w:eastAsia="en-ZA"/>
          </w:rPr>
          <w:t>Error highlighting</w:t>
        </w:r>
        <w:r>
          <w:rPr>
            <w:webHidden/>
          </w:rPr>
          <w:tab/>
        </w:r>
        <w:r>
          <w:rPr>
            <w:webHidden/>
          </w:rPr>
          <w:fldChar w:fldCharType="begin"/>
        </w:r>
        <w:r>
          <w:rPr>
            <w:webHidden/>
          </w:rPr>
          <w:instrText xml:space="preserve"> PAGEREF _Toc13454212 \h </w:instrText>
        </w:r>
      </w:ins>
      <w:r>
        <w:rPr>
          <w:webHidden/>
        </w:rPr>
      </w:r>
      <w:r>
        <w:rPr>
          <w:webHidden/>
        </w:rPr>
        <w:fldChar w:fldCharType="separate"/>
      </w:r>
      <w:ins w:id="133" w:author="Dick" w:date="2019-07-08T04:56:00Z">
        <w:r>
          <w:rPr>
            <w:webHidden/>
          </w:rPr>
          <w:t>43</w:t>
        </w:r>
        <w:r>
          <w:rPr>
            <w:webHidden/>
          </w:rPr>
          <w:fldChar w:fldCharType="end"/>
        </w:r>
        <w:r w:rsidRPr="00127218">
          <w:rPr>
            <w:rStyle w:val="Hyperlink"/>
          </w:rPr>
          <w:fldChar w:fldCharType="end"/>
        </w:r>
      </w:ins>
    </w:p>
    <w:p w14:paraId="22826BAD" w14:textId="65EC90A3" w:rsidR="00153A75" w:rsidRDefault="00153A75">
      <w:pPr>
        <w:pStyle w:val="TOC3"/>
        <w:tabs>
          <w:tab w:val="left" w:pos="1865"/>
        </w:tabs>
        <w:rPr>
          <w:ins w:id="134" w:author="Dick" w:date="2019-07-08T04:56:00Z"/>
          <w:rFonts w:asciiTheme="minorHAnsi" w:eastAsiaTheme="minorEastAsia" w:hAnsiTheme="minorHAnsi" w:cstheme="minorBidi"/>
          <w:sz w:val="22"/>
          <w:szCs w:val="22"/>
        </w:rPr>
      </w:pPr>
      <w:ins w:id="135" w:author="Dick" w:date="2019-07-08T04:56:00Z">
        <w:r w:rsidRPr="00127218">
          <w:rPr>
            <w:rStyle w:val="Hyperlink"/>
          </w:rPr>
          <w:fldChar w:fldCharType="begin"/>
        </w:r>
        <w:r w:rsidRPr="00127218">
          <w:rPr>
            <w:rStyle w:val="Hyperlink"/>
          </w:rPr>
          <w:instrText xml:space="preserve"> </w:instrText>
        </w:r>
        <w:r>
          <w:instrText>HYPERLINK \l "_Toc13454213"</w:instrText>
        </w:r>
        <w:r w:rsidRPr="00127218">
          <w:rPr>
            <w:rStyle w:val="Hyperlink"/>
          </w:rPr>
          <w:instrText xml:space="preserve"> </w:instrText>
        </w:r>
        <w:r w:rsidRPr="00127218">
          <w:rPr>
            <w:rStyle w:val="Hyperlink"/>
          </w:rPr>
          <w:fldChar w:fldCharType="separate"/>
        </w:r>
        <w:r w:rsidRPr="00127218">
          <w:rPr>
            <w:rStyle w:val="Hyperlink"/>
            <w:lang w:val="en-ZA" w:eastAsia="en-ZA"/>
          </w:rPr>
          <w:t>9.2.4</w:t>
        </w:r>
        <w:r>
          <w:rPr>
            <w:rFonts w:asciiTheme="minorHAnsi" w:eastAsiaTheme="minorEastAsia" w:hAnsiTheme="minorHAnsi" w:cstheme="minorBidi"/>
            <w:sz w:val="22"/>
            <w:szCs w:val="22"/>
          </w:rPr>
          <w:tab/>
        </w:r>
        <w:r w:rsidRPr="00127218">
          <w:rPr>
            <w:rStyle w:val="Hyperlink"/>
            <w:lang w:val="en-ZA" w:eastAsia="en-ZA"/>
          </w:rPr>
          <w:t>Dictionary details display</w:t>
        </w:r>
        <w:r>
          <w:rPr>
            <w:webHidden/>
          </w:rPr>
          <w:tab/>
        </w:r>
        <w:r>
          <w:rPr>
            <w:webHidden/>
          </w:rPr>
          <w:fldChar w:fldCharType="begin"/>
        </w:r>
        <w:r>
          <w:rPr>
            <w:webHidden/>
          </w:rPr>
          <w:instrText xml:space="preserve"> PAGEREF _Toc13454213 \h </w:instrText>
        </w:r>
      </w:ins>
      <w:r>
        <w:rPr>
          <w:webHidden/>
        </w:rPr>
      </w:r>
      <w:r>
        <w:rPr>
          <w:webHidden/>
        </w:rPr>
        <w:fldChar w:fldCharType="separate"/>
      </w:r>
      <w:ins w:id="136" w:author="Dick" w:date="2019-07-08T04:56:00Z">
        <w:r>
          <w:rPr>
            <w:webHidden/>
          </w:rPr>
          <w:t>44</w:t>
        </w:r>
        <w:r>
          <w:rPr>
            <w:webHidden/>
          </w:rPr>
          <w:fldChar w:fldCharType="end"/>
        </w:r>
        <w:r w:rsidRPr="00127218">
          <w:rPr>
            <w:rStyle w:val="Hyperlink"/>
          </w:rPr>
          <w:fldChar w:fldCharType="end"/>
        </w:r>
      </w:ins>
    </w:p>
    <w:p w14:paraId="026FF753" w14:textId="1DEE7D3A" w:rsidR="002173A6" w:rsidDel="00153A75" w:rsidRDefault="00153A75">
      <w:pPr>
        <w:pStyle w:val="TOC1"/>
        <w:rPr>
          <w:del w:id="137" w:author="Dick" w:date="2019-07-08T04:56:00Z"/>
          <w:rFonts w:asciiTheme="minorHAnsi" w:eastAsiaTheme="minorEastAsia" w:hAnsiTheme="minorHAnsi" w:cstheme="minorBidi"/>
          <w:b w:val="0"/>
          <w:sz w:val="22"/>
          <w:szCs w:val="22"/>
        </w:rPr>
      </w:pPr>
      <w:del w:id="138" w:author="Dick" w:date="2019-07-08T04:56:00Z">
        <w:r w:rsidDel="00153A75">
          <w:rPr>
            <w:b w:val="0"/>
          </w:rPr>
          <w:fldChar w:fldCharType="begin"/>
        </w:r>
        <w:r w:rsidDel="00153A75">
          <w:delInstrText xml:space="preserve"> HYPERLINK \l "_Toc525735599" </w:delInstrText>
        </w:r>
        <w:r w:rsidDel="00153A75">
          <w:rPr>
            <w:b w:val="0"/>
          </w:rPr>
          <w:fldChar w:fldCharType="separate"/>
        </w:r>
      </w:del>
      <w:ins w:id="139" w:author="Dick" w:date="2019-07-08T04:56:00Z">
        <w:r>
          <w:rPr>
            <w:b w:val="0"/>
            <w:bCs/>
          </w:rPr>
          <w:t>Error! Hyperlink reference not valid.</w:t>
        </w:r>
      </w:ins>
      <w:del w:id="140" w:author="Dick" w:date="2019-07-08T04:56:00Z">
        <w:r w:rsidR="002173A6" w:rsidRPr="0008169E" w:rsidDel="00153A75">
          <w:rPr>
            <w:rStyle w:val="Hyperlink"/>
            <w:rFonts w:cs="Arial"/>
          </w:rPr>
          <w:delText>Preface</w:delText>
        </w:r>
        <w:r w:rsidR="002173A6" w:rsidDel="00153A75">
          <w:rPr>
            <w:webHidden/>
          </w:rPr>
          <w:tab/>
        </w:r>
        <w:r w:rsidR="002173A6" w:rsidDel="00153A75">
          <w:rPr>
            <w:b w:val="0"/>
            <w:webHidden/>
          </w:rPr>
          <w:fldChar w:fldCharType="begin"/>
        </w:r>
        <w:r w:rsidR="002173A6" w:rsidDel="00153A75">
          <w:rPr>
            <w:webHidden/>
          </w:rPr>
          <w:delInstrText xml:space="preserve"> PAGEREF _Toc525735599 \h </w:delInstrText>
        </w:r>
        <w:r w:rsidR="002173A6" w:rsidDel="00153A75">
          <w:rPr>
            <w:b w:val="0"/>
            <w:webHidden/>
          </w:rPr>
        </w:r>
        <w:r w:rsidR="002173A6" w:rsidDel="00153A75">
          <w:rPr>
            <w:b w:val="0"/>
            <w:webHidden/>
          </w:rPr>
          <w:fldChar w:fldCharType="separate"/>
        </w:r>
        <w:r w:rsidR="002173A6" w:rsidDel="00153A75">
          <w:rPr>
            <w:webHidden/>
          </w:rPr>
          <w:delText>3</w:delText>
        </w:r>
        <w:r w:rsidR="002173A6" w:rsidDel="00153A75">
          <w:rPr>
            <w:b w:val="0"/>
            <w:webHidden/>
          </w:rPr>
          <w:fldChar w:fldCharType="end"/>
        </w:r>
        <w:r w:rsidDel="00153A75">
          <w:rPr>
            <w:b w:val="0"/>
          </w:rPr>
          <w:fldChar w:fldCharType="end"/>
        </w:r>
      </w:del>
    </w:p>
    <w:p w14:paraId="1C6FCDB2" w14:textId="73B2CC41" w:rsidR="002173A6" w:rsidDel="00153A75" w:rsidRDefault="00153A75">
      <w:pPr>
        <w:pStyle w:val="TOC1"/>
        <w:rPr>
          <w:del w:id="141" w:author="Dick" w:date="2019-07-08T04:56:00Z"/>
          <w:rFonts w:asciiTheme="minorHAnsi" w:eastAsiaTheme="minorEastAsia" w:hAnsiTheme="minorHAnsi" w:cstheme="minorBidi"/>
          <w:b w:val="0"/>
          <w:sz w:val="22"/>
          <w:szCs w:val="22"/>
        </w:rPr>
      </w:pPr>
      <w:del w:id="142" w:author="Dick" w:date="2019-07-08T04:56:00Z">
        <w:r w:rsidDel="00153A75">
          <w:rPr>
            <w:b w:val="0"/>
          </w:rPr>
          <w:fldChar w:fldCharType="begin"/>
        </w:r>
        <w:r w:rsidDel="00153A75">
          <w:delInstrText xml:space="preserve"> HYPERLINK \l "_Toc525735600" </w:delInstrText>
        </w:r>
        <w:r w:rsidDel="00153A75">
          <w:rPr>
            <w:b w:val="0"/>
          </w:rPr>
          <w:fldChar w:fldCharType="separate"/>
        </w:r>
      </w:del>
      <w:ins w:id="143" w:author="Dick" w:date="2019-07-08T04:56:00Z">
        <w:r>
          <w:rPr>
            <w:b w:val="0"/>
            <w:bCs/>
          </w:rPr>
          <w:t>Error! Hyperlink reference not valid.</w:t>
        </w:r>
      </w:ins>
      <w:del w:id="144" w:author="Dick" w:date="2019-07-08T04:56:00Z">
        <w:r w:rsidR="002173A6" w:rsidRPr="0008169E" w:rsidDel="00153A75">
          <w:rPr>
            <w:rStyle w:val="Hyperlink"/>
          </w:rPr>
          <w:delText>1</w:delText>
        </w:r>
        <w:r w:rsidR="002173A6" w:rsidDel="00153A75">
          <w:rPr>
            <w:rFonts w:asciiTheme="minorHAnsi" w:eastAsiaTheme="minorEastAsia" w:hAnsiTheme="minorHAnsi" w:cstheme="minorBidi"/>
            <w:b w:val="0"/>
            <w:sz w:val="22"/>
            <w:szCs w:val="22"/>
          </w:rPr>
          <w:tab/>
        </w:r>
        <w:r w:rsidR="002173A6" w:rsidRPr="0008169E" w:rsidDel="00153A75">
          <w:rPr>
            <w:rStyle w:val="Hyperlink"/>
          </w:rPr>
          <w:delText>Introduction</w:delText>
        </w:r>
        <w:r w:rsidR="002173A6" w:rsidDel="00153A75">
          <w:rPr>
            <w:webHidden/>
          </w:rPr>
          <w:tab/>
        </w:r>
        <w:r w:rsidR="002173A6" w:rsidDel="00153A75">
          <w:rPr>
            <w:b w:val="0"/>
            <w:webHidden/>
          </w:rPr>
          <w:fldChar w:fldCharType="begin"/>
        </w:r>
        <w:r w:rsidR="002173A6" w:rsidDel="00153A75">
          <w:rPr>
            <w:webHidden/>
          </w:rPr>
          <w:delInstrText xml:space="preserve"> PAGEREF _Toc525735600 \h </w:delInstrText>
        </w:r>
        <w:r w:rsidR="002173A6" w:rsidDel="00153A75">
          <w:rPr>
            <w:b w:val="0"/>
            <w:webHidden/>
          </w:rPr>
        </w:r>
        <w:r w:rsidR="002173A6" w:rsidDel="00153A75">
          <w:rPr>
            <w:b w:val="0"/>
            <w:webHidden/>
          </w:rPr>
          <w:fldChar w:fldCharType="separate"/>
        </w:r>
        <w:r w:rsidR="002173A6" w:rsidDel="00153A75">
          <w:rPr>
            <w:webHidden/>
          </w:rPr>
          <w:delText>4</w:delText>
        </w:r>
        <w:r w:rsidR="002173A6" w:rsidDel="00153A75">
          <w:rPr>
            <w:b w:val="0"/>
            <w:webHidden/>
          </w:rPr>
          <w:fldChar w:fldCharType="end"/>
        </w:r>
        <w:r w:rsidDel="00153A75">
          <w:rPr>
            <w:b w:val="0"/>
          </w:rPr>
          <w:fldChar w:fldCharType="end"/>
        </w:r>
      </w:del>
    </w:p>
    <w:p w14:paraId="0832F565" w14:textId="5C0854DD" w:rsidR="002173A6" w:rsidDel="00153A75" w:rsidRDefault="00153A75">
      <w:pPr>
        <w:pStyle w:val="TOC1"/>
        <w:rPr>
          <w:del w:id="145" w:author="Dick" w:date="2019-07-08T04:56:00Z"/>
          <w:rFonts w:asciiTheme="minorHAnsi" w:eastAsiaTheme="minorEastAsia" w:hAnsiTheme="minorHAnsi" w:cstheme="minorBidi"/>
          <w:b w:val="0"/>
          <w:sz w:val="22"/>
          <w:szCs w:val="22"/>
        </w:rPr>
      </w:pPr>
      <w:del w:id="146" w:author="Dick" w:date="2019-07-08T04:56:00Z">
        <w:r w:rsidDel="00153A75">
          <w:rPr>
            <w:b w:val="0"/>
          </w:rPr>
          <w:fldChar w:fldCharType="begin"/>
        </w:r>
        <w:r w:rsidDel="00153A75">
          <w:delInstrText xml:space="preserve"> HYPERLINK \l "_Toc525735601" </w:delInstrText>
        </w:r>
        <w:r w:rsidDel="00153A75">
          <w:rPr>
            <w:b w:val="0"/>
          </w:rPr>
          <w:fldChar w:fldCharType="separate"/>
        </w:r>
      </w:del>
      <w:ins w:id="147" w:author="Dick" w:date="2019-07-08T04:56:00Z">
        <w:r>
          <w:rPr>
            <w:b w:val="0"/>
            <w:bCs/>
          </w:rPr>
          <w:t>Error! Hyperlink reference not valid.</w:t>
        </w:r>
      </w:ins>
      <w:del w:id="148" w:author="Dick" w:date="2019-07-08T04:56:00Z">
        <w:r w:rsidR="002173A6" w:rsidRPr="0008169E" w:rsidDel="00153A75">
          <w:rPr>
            <w:rStyle w:val="Hyperlink"/>
            <w:lang w:val="en-GB"/>
          </w:rPr>
          <w:delText>2</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GB"/>
          </w:rPr>
          <w:delText>Pre Requisites</w:delText>
        </w:r>
        <w:r w:rsidR="002173A6" w:rsidDel="00153A75">
          <w:rPr>
            <w:webHidden/>
          </w:rPr>
          <w:tab/>
        </w:r>
        <w:r w:rsidR="002173A6" w:rsidDel="00153A75">
          <w:rPr>
            <w:b w:val="0"/>
            <w:webHidden/>
          </w:rPr>
          <w:fldChar w:fldCharType="begin"/>
        </w:r>
        <w:r w:rsidR="002173A6" w:rsidDel="00153A75">
          <w:rPr>
            <w:webHidden/>
          </w:rPr>
          <w:delInstrText xml:space="preserve"> PAGEREF _Toc525735601 \h </w:delInstrText>
        </w:r>
        <w:r w:rsidR="002173A6" w:rsidDel="00153A75">
          <w:rPr>
            <w:b w:val="0"/>
            <w:webHidden/>
          </w:rPr>
        </w:r>
        <w:r w:rsidR="002173A6" w:rsidDel="00153A75">
          <w:rPr>
            <w:b w:val="0"/>
            <w:webHidden/>
          </w:rPr>
          <w:fldChar w:fldCharType="separate"/>
        </w:r>
        <w:r w:rsidR="002173A6" w:rsidDel="00153A75">
          <w:rPr>
            <w:webHidden/>
          </w:rPr>
          <w:delText>5</w:delText>
        </w:r>
        <w:r w:rsidR="002173A6" w:rsidDel="00153A75">
          <w:rPr>
            <w:b w:val="0"/>
            <w:webHidden/>
          </w:rPr>
          <w:fldChar w:fldCharType="end"/>
        </w:r>
        <w:r w:rsidDel="00153A75">
          <w:rPr>
            <w:b w:val="0"/>
          </w:rPr>
          <w:fldChar w:fldCharType="end"/>
        </w:r>
      </w:del>
    </w:p>
    <w:p w14:paraId="25FCD200" w14:textId="6583E25E" w:rsidR="002173A6" w:rsidDel="00153A75" w:rsidRDefault="00153A75">
      <w:pPr>
        <w:pStyle w:val="TOC1"/>
        <w:rPr>
          <w:del w:id="149" w:author="Dick" w:date="2019-07-08T04:56:00Z"/>
          <w:rFonts w:asciiTheme="minorHAnsi" w:eastAsiaTheme="minorEastAsia" w:hAnsiTheme="minorHAnsi" w:cstheme="minorBidi"/>
          <w:b w:val="0"/>
          <w:sz w:val="22"/>
          <w:szCs w:val="22"/>
        </w:rPr>
      </w:pPr>
      <w:del w:id="150" w:author="Dick" w:date="2019-07-08T04:56:00Z">
        <w:r w:rsidDel="00153A75">
          <w:rPr>
            <w:b w:val="0"/>
          </w:rPr>
          <w:fldChar w:fldCharType="begin"/>
        </w:r>
        <w:r w:rsidDel="00153A75">
          <w:delInstrText xml:space="preserve"> HYPERLINK \l "_Toc525735602" </w:delInstrText>
        </w:r>
        <w:r w:rsidDel="00153A75">
          <w:rPr>
            <w:b w:val="0"/>
          </w:rPr>
          <w:fldChar w:fldCharType="separate"/>
        </w:r>
      </w:del>
      <w:ins w:id="151" w:author="Dick" w:date="2019-07-08T04:56:00Z">
        <w:r>
          <w:rPr>
            <w:b w:val="0"/>
            <w:bCs/>
          </w:rPr>
          <w:t>Error! Hyperlink reference not valid.</w:t>
        </w:r>
      </w:ins>
      <w:del w:id="152" w:author="Dick" w:date="2019-07-08T04:56:00Z">
        <w:r w:rsidR="002173A6" w:rsidRPr="0008169E" w:rsidDel="00153A75">
          <w:rPr>
            <w:rStyle w:val="Hyperlink"/>
            <w:lang w:val="en-ZA" w:eastAsia="en-ZA"/>
          </w:rPr>
          <w:delText>3</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Installing Visual Studio Code</w:delText>
        </w:r>
        <w:r w:rsidR="002173A6" w:rsidDel="00153A75">
          <w:rPr>
            <w:webHidden/>
          </w:rPr>
          <w:tab/>
        </w:r>
        <w:r w:rsidR="002173A6" w:rsidDel="00153A75">
          <w:rPr>
            <w:b w:val="0"/>
            <w:webHidden/>
          </w:rPr>
          <w:fldChar w:fldCharType="begin"/>
        </w:r>
        <w:r w:rsidR="002173A6" w:rsidDel="00153A75">
          <w:rPr>
            <w:webHidden/>
          </w:rPr>
          <w:delInstrText xml:space="preserve"> PAGEREF _Toc525735602 \h </w:delInstrText>
        </w:r>
        <w:r w:rsidR="002173A6" w:rsidDel="00153A75">
          <w:rPr>
            <w:b w:val="0"/>
            <w:webHidden/>
          </w:rPr>
        </w:r>
        <w:r w:rsidR="002173A6" w:rsidDel="00153A75">
          <w:rPr>
            <w:b w:val="0"/>
            <w:webHidden/>
          </w:rPr>
          <w:fldChar w:fldCharType="separate"/>
        </w:r>
        <w:r w:rsidR="002173A6" w:rsidDel="00153A75">
          <w:rPr>
            <w:webHidden/>
          </w:rPr>
          <w:delText>6</w:delText>
        </w:r>
        <w:r w:rsidR="002173A6" w:rsidDel="00153A75">
          <w:rPr>
            <w:b w:val="0"/>
            <w:webHidden/>
          </w:rPr>
          <w:fldChar w:fldCharType="end"/>
        </w:r>
        <w:r w:rsidDel="00153A75">
          <w:rPr>
            <w:b w:val="0"/>
          </w:rPr>
          <w:fldChar w:fldCharType="end"/>
        </w:r>
      </w:del>
    </w:p>
    <w:p w14:paraId="6F110737" w14:textId="279EF542" w:rsidR="002173A6" w:rsidDel="00153A75" w:rsidRDefault="00153A75">
      <w:pPr>
        <w:pStyle w:val="TOC1"/>
        <w:rPr>
          <w:del w:id="153" w:author="Dick" w:date="2019-07-08T04:56:00Z"/>
          <w:rFonts w:asciiTheme="minorHAnsi" w:eastAsiaTheme="minorEastAsia" w:hAnsiTheme="minorHAnsi" w:cstheme="minorBidi"/>
          <w:b w:val="0"/>
          <w:sz w:val="22"/>
          <w:szCs w:val="22"/>
        </w:rPr>
      </w:pPr>
      <w:del w:id="154" w:author="Dick" w:date="2019-07-08T04:56:00Z">
        <w:r w:rsidDel="00153A75">
          <w:rPr>
            <w:b w:val="0"/>
          </w:rPr>
          <w:fldChar w:fldCharType="begin"/>
        </w:r>
        <w:r w:rsidDel="00153A75">
          <w:delInstrText xml:space="preserve"> HYPERLINK \l "_Toc525735603" </w:delInstrText>
        </w:r>
        <w:r w:rsidDel="00153A75">
          <w:rPr>
            <w:b w:val="0"/>
          </w:rPr>
          <w:fldChar w:fldCharType="separate"/>
        </w:r>
      </w:del>
      <w:ins w:id="155" w:author="Dick" w:date="2019-07-08T04:56:00Z">
        <w:r>
          <w:rPr>
            <w:b w:val="0"/>
            <w:bCs/>
          </w:rPr>
          <w:t>Error! Hyperlink reference not valid.</w:t>
        </w:r>
      </w:ins>
      <w:del w:id="156" w:author="Dick" w:date="2019-07-08T04:56:00Z">
        <w:r w:rsidR="002173A6" w:rsidRPr="0008169E" w:rsidDel="00153A75">
          <w:rPr>
            <w:rStyle w:val="Hyperlink"/>
            <w:lang w:val="en-ZA" w:eastAsia="en-ZA"/>
          </w:rPr>
          <w:delText>4</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Configuring Visual Studio Code for MVON#.</w:delText>
        </w:r>
        <w:r w:rsidR="002173A6" w:rsidDel="00153A75">
          <w:rPr>
            <w:webHidden/>
          </w:rPr>
          <w:tab/>
        </w:r>
        <w:r w:rsidR="002173A6" w:rsidDel="00153A75">
          <w:rPr>
            <w:b w:val="0"/>
            <w:webHidden/>
          </w:rPr>
          <w:fldChar w:fldCharType="begin"/>
        </w:r>
        <w:r w:rsidR="002173A6" w:rsidDel="00153A75">
          <w:rPr>
            <w:webHidden/>
          </w:rPr>
          <w:delInstrText xml:space="preserve"> PAGEREF _Toc525735603 \h </w:delInstrText>
        </w:r>
        <w:r w:rsidR="002173A6" w:rsidDel="00153A75">
          <w:rPr>
            <w:b w:val="0"/>
            <w:webHidden/>
          </w:rPr>
        </w:r>
        <w:r w:rsidR="002173A6" w:rsidDel="00153A75">
          <w:rPr>
            <w:b w:val="0"/>
            <w:webHidden/>
          </w:rPr>
          <w:fldChar w:fldCharType="separate"/>
        </w:r>
        <w:r w:rsidR="002173A6" w:rsidDel="00153A75">
          <w:rPr>
            <w:webHidden/>
          </w:rPr>
          <w:delText>9</w:delText>
        </w:r>
        <w:r w:rsidR="002173A6" w:rsidDel="00153A75">
          <w:rPr>
            <w:b w:val="0"/>
            <w:webHidden/>
          </w:rPr>
          <w:fldChar w:fldCharType="end"/>
        </w:r>
        <w:r w:rsidDel="00153A75">
          <w:rPr>
            <w:b w:val="0"/>
          </w:rPr>
          <w:fldChar w:fldCharType="end"/>
        </w:r>
      </w:del>
    </w:p>
    <w:p w14:paraId="7B4EB22D" w14:textId="142F0979" w:rsidR="002173A6" w:rsidDel="00153A75" w:rsidRDefault="00153A75">
      <w:pPr>
        <w:pStyle w:val="TOC1"/>
        <w:rPr>
          <w:del w:id="157" w:author="Dick" w:date="2019-07-08T04:56:00Z"/>
          <w:rFonts w:asciiTheme="minorHAnsi" w:eastAsiaTheme="minorEastAsia" w:hAnsiTheme="minorHAnsi" w:cstheme="minorBidi"/>
          <w:b w:val="0"/>
          <w:sz w:val="22"/>
          <w:szCs w:val="22"/>
        </w:rPr>
      </w:pPr>
      <w:del w:id="158" w:author="Dick" w:date="2019-07-08T04:56:00Z">
        <w:r w:rsidDel="00153A75">
          <w:rPr>
            <w:b w:val="0"/>
          </w:rPr>
          <w:fldChar w:fldCharType="begin"/>
        </w:r>
        <w:r w:rsidDel="00153A75">
          <w:delInstrText xml:space="preserve"> HYPERLINK \l "_Toc525735604" </w:delInstrText>
        </w:r>
        <w:r w:rsidDel="00153A75">
          <w:rPr>
            <w:b w:val="0"/>
          </w:rPr>
          <w:fldChar w:fldCharType="separate"/>
        </w:r>
      </w:del>
      <w:ins w:id="159" w:author="Dick" w:date="2019-07-08T04:56:00Z">
        <w:r>
          <w:rPr>
            <w:b w:val="0"/>
            <w:bCs/>
          </w:rPr>
          <w:t>Error! Hyperlink reference not valid.</w:t>
        </w:r>
      </w:ins>
      <w:del w:id="160" w:author="Dick" w:date="2019-07-08T04:56:00Z">
        <w:r w:rsidR="002173A6" w:rsidRPr="0008169E" w:rsidDel="00153A75">
          <w:rPr>
            <w:rStyle w:val="Hyperlink"/>
            <w:lang w:val="en-ZA" w:eastAsia="en-ZA"/>
          </w:rPr>
          <w:delText>5</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Connecting to a MVON# Server</w:delText>
        </w:r>
        <w:r w:rsidR="002173A6" w:rsidDel="00153A75">
          <w:rPr>
            <w:webHidden/>
          </w:rPr>
          <w:tab/>
        </w:r>
        <w:r w:rsidR="002173A6" w:rsidDel="00153A75">
          <w:rPr>
            <w:b w:val="0"/>
            <w:webHidden/>
          </w:rPr>
          <w:fldChar w:fldCharType="begin"/>
        </w:r>
        <w:r w:rsidR="002173A6" w:rsidDel="00153A75">
          <w:rPr>
            <w:webHidden/>
          </w:rPr>
          <w:delInstrText xml:space="preserve"> PAGEREF _Toc525735604 \h </w:delInstrText>
        </w:r>
        <w:r w:rsidR="002173A6" w:rsidDel="00153A75">
          <w:rPr>
            <w:b w:val="0"/>
            <w:webHidden/>
          </w:rPr>
        </w:r>
        <w:r w:rsidR="002173A6" w:rsidDel="00153A75">
          <w:rPr>
            <w:b w:val="0"/>
            <w:webHidden/>
          </w:rPr>
          <w:fldChar w:fldCharType="separate"/>
        </w:r>
        <w:r w:rsidR="002173A6" w:rsidDel="00153A75">
          <w:rPr>
            <w:webHidden/>
          </w:rPr>
          <w:delText>11</w:delText>
        </w:r>
        <w:r w:rsidR="002173A6" w:rsidDel="00153A75">
          <w:rPr>
            <w:b w:val="0"/>
            <w:webHidden/>
          </w:rPr>
          <w:fldChar w:fldCharType="end"/>
        </w:r>
        <w:r w:rsidDel="00153A75">
          <w:rPr>
            <w:b w:val="0"/>
          </w:rPr>
          <w:fldChar w:fldCharType="end"/>
        </w:r>
      </w:del>
    </w:p>
    <w:p w14:paraId="15166974" w14:textId="51D28DE2" w:rsidR="002173A6" w:rsidDel="00153A75" w:rsidRDefault="00153A75">
      <w:pPr>
        <w:pStyle w:val="TOC2"/>
        <w:tabs>
          <w:tab w:val="left" w:pos="1680"/>
        </w:tabs>
        <w:rPr>
          <w:del w:id="161" w:author="Dick" w:date="2019-07-08T04:56:00Z"/>
          <w:rFonts w:asciiTheme="minorHAnsi" w:eastAsiaTheme="minorEastAsia" w:hAnsiTheme="minorHAnsi" w:cstheme="minorBidi"/>
          <w:sz w:val="22"/>
          <w:szCs w:val="22"/>
        </w:rPr>
      </w:pPr>
      <w:del w:id="162" w:author="Dick" w:date="2019-07-08T04:56:00Z">
        <w:r w:rsidDel="00153A75">
          <w:fldChar w:fldCharType="begin"/>
        </w:r>
        <w:r w:rsidDel="00153A75">
          <w:delInstrText xml:space="preserve"> HYPERLINK \l "_Toc525735605" </w:delInstrText>
        </w:r>
        <w:r w:rsidDel="00153A75">
          <w:fldChar w:fldCharType="separate"/>
        </w:r>
      </w:del>
      <w:ins w:id="163" w:author="Dick" w:date="2019-07-08T04:56:00Z">
        <w:r>
          <w:rPr>
            <w:b/>
            <w:bCs/>
          </w:rPr>
          <w:t>Error! Hyperlink reference not valid.</w:t>
        </w:r>
      </w:ins>
      <w:del w:id="164" w:author="Dick" w:date="2019-07-08T04:56:00Z">
        <w:r w:rsidR="002173A6" w:rsidRPr="0008169E" w:rsidDel="00153A75">
          <w:rPr>
            <w:rStyle w:val="Hyperlink"/>
            <w:lang w:val="en-ZA" w:eastAsia="en-ZA"/>
          </w:rPr>
          <w:delText>5.1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Testing the connection</w:delText>
        </w:r>
        <w:r w:rsidR="002173A6" w:rsidDel="00153A75">
          <w:rPr>
            <w:webHidden/>
          </w:rPr>
          <w:tab/>
        </w:r>
        <w:r w:rsidR="002173A6" w:rsidDel="00153A75">
          <w:rPr>
            <w:webHidden/>
          </w:rPr>
          <w:fldChar w:fldCharType="begin"/>
        </w:r>
        <w:r w:rsidR="002173A6" w:rsidDel="00153A75">
          <w:rPr>
            <w:webHidden/>
          </w:rPr>
          <w:delInstrText xml:space="preserve"> PAGEREF _Toc525735605 \h </w:delInstrText>
        </w:r>
        <w:r w:rsidR="002173A6" w:rsidDel="00153A75">
          <w:rPr>
            <w:webHidden/>
          </w:rPr>
        </w:r>
        <w:r w:rsidR="002173A6" w:rsidDel="00153A75">
          <w:rPr>
            <w:webHidden/>
          </w:rPr>
          <w:fldChar w:fldCharType="separate"/>
        </w:r>
        <w:r w:rsidR="002173A6" w:rsidDel="00153A75">
          <w:rPr>
            <w:webHidden/>
          </w:rPr>
          <w:delText>14</w:delText>
        </w:r>
        <w:r w:rsidR="002173A6" w:rsidDel="00153A75">
          <w:rPr>
            <w:webHidden/>
          </w:rPr>
          <w:fldChar w:fldCharType="end"/>
        </w:r>
        <w:r w:rsidDel="00153A75">
          <w:fldChar w:fldCharType="end"/>
        </w:r>
      </w:del>
    </w:p>
    <w:p w14:paraId="17D8396C" w14:textId="50DC3B45" w:rsidR="002173A6" w:rsidDel="00153A75" w:rsidRDefault="00153A75">
      <w:pPr>
        <w:pStyle w:val="TOC2"/>
        <w:tabs>
          <w:tab w:val="left" w:pos="1680"/>
        </w:tabs>
        <w:rPr>
          <w:del w:id="165" w:author="Dick" w:date="2019-07-08T04:56:00Z"/>
          <w:rFonts w:asciiTheme="minorHAnsi" w:eastAsiaTheme="minorEastAsia" w:hAnsiTheme="minorHAnsi" w:cstheme="minorBidi"/>
          <w:sz w:val="22"/>
          <w:szCs w:val="22"/>
        </w:rPr>
      </w:pPr>
      <w:del w:id="166" w:author="Dick" w:date="2019-07-08T04:56:00Z">
        <w:r w:rsidDel="00153A75">
          <w:fldChar w:fldCharType="begin"/>
        </w:r>
        <w:r w:rsidDel="00153A75">
          <w:delInstrText xml:space="preserve"> HYPERLINK \l "_Toc525735606" </w:delInstrText>
        </w:r>
        <w:r w:rsidDel="00153A75">
          <w:fldChar w:fldCharType="separate"/>
        </w:r>
      </w:del>
      <w:ins w:id="167" w:author="Dick" w:date="2019-07-08T04:56:00Z">
        <w:r>
          <w:rPr>
            <w:b/>
            <w:bCs/>
          </w:rPr>
          <w:t>Error! Hyperlink reference not valid.</w:t>
        </w:r>
      </w:ins>
      <w:del w:id="168" w:author="Dick" w:date="2019-07-08T04:56:00Z">
        <w:r w:rsidR="002173A6" w:rsidRPr="0008169E" w:rsidDel="00153A75">
          <w:rPr>
            <w:rStyle w:val="Hyperlink"/>
            <w:lang w:val="en-ZA" w:eastAsia="en-ZA"/>
          </w:rPr>
          <w:delText>5.2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Associating Programs with MVON#</w:delText>
        </w:r>
        <w:r w:rsidR="002173A6" w:rsidDel="00153A75">
          <w:rPr>
            <w:webHidden/>
          </w:rPr>
          <w:tab/>
        </w:r>
        <w:r w:rsidR="002173A6" w:rsidDel="00153A75">
          <w:rPr>
            <w:webHidden/>
          </w:rPr>
          <w:fldChar w:fldCharType="begin"/>
        </w:r>
        <w:r w:rsidR="002173A6" w:rsidDel="00153A75">
          <w:rPr>
            <w:webHidden/>
          </w:rPr>
          <w:delInstrText xml:space="preserve"> PAGEREF _Toc525735606 \h </w:delInstrText>
        </w:r>
        <w:r w:rsidR="002173A6" w:rsidDel="00153A75">
          <w:rPr>
            <w:webHidden/>
          </w:rPr>
        </w:r>
        <w:r w:rsidR="002173A6" w:rsidDel="00153A75">
          <w:rPr>
            <w:webHidden/>
          </w:rPr>
          <w:fldChar w:fldCharType="separate"/>
        </w:r>
        <w:r w:rsidR="002173A6" w:rsidDel="00153A75">
          <w:rPr>
            <w:webHidden/>
          </w:rPr>
          <w:delText>16</w:delText>
        </w:r>
        <w:r w:rsidR="002173A6" w:rsidDel="00153A75">
          <w:rPr>
            <w:webHidden/>
          </w:rPr>
          <w:fldChar w:fldCharType="end"/>
        </w:r>
        <w:r w:rsidDel="00153A75">
          <w:fldChar w:fldCharType="end"/>
        </w:r>
      </w:del>
    </w:p>
    <w:p w14:paraId="5D1F9323" w14:textId="7DED50AC" w:rsidR="002173A6" w:rsidDel="00153A75" w:rsidRDefault="00153A75">
      <w:pPr>
        <w:pStyle w:val="TOC2"/>
        <w:tabs>
          <w:tab w:val="left" w:pos="1680"/>
        </w:tabs>
        <w:rPr>
          <w:del w:id="169" w:author="Dick" w:date="2019-07-08T04:56:00Z"/>
          <w:rFonts w:asciiTheme="minorHAnsi" w:eastAsiaTheme="minorEastAsia" w:hAnsiTheme="minorHAnsi" w:cstheme="minorBidi"/>
          <w:sz w:val="22"/>
          <w:szCs w:val="22"/>
        </w:rPr>
      </w:pPr>
      <w:del w:id="170" w:author="Dick" w:date="2019-07-08T04:56:00Z">
        <w:r w:rsidDel="00153A75">
          <w:fldChar w:fldCharType="begin"/>
        </w:r>
        <w:r w:rsidDel="00153A75">
          <w:delInstrText xml:space="preserve"> HYPERLINK \l "_Toc525735607" </w:delInstrText>
        </w:r>
        <w:r w:rsidDel="00153A75">
          <w:fldChar w:fldCharType="separate"/>
        </w:r>
      </w:del>
      <w:ins w:id="171" w:author="Dick" w:date="2019-07-08T04:56:00Z">
        <w:r>
          <w:rPr>
            <w:b/>
            <w:bCs/>
          </w:rPr>
          <w:t>Error! Hyperlink reference not valid.</w:t>
        </w:r>
      </w:ins>
      <w:del w:id="172" w:author="Dick" w:date="2019-07-08T04:56:00Z">
        <w:r w:rsidR="002173A6" w:rsidRPr="0008169E" w:rsidDel="00153A75">
          <w:rPr>
            <w:rStyle w:val="Hyperlink"/>
            <w:lang w:val="en-ZA" w:eastAsia="en-ZA"/>
          </w:rPr>
          <w:delText>5.3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Additional MV# Developer Settings</w:delText>
        </w:r>
        <w:r w:rsidR="002173A6" w:rsidDel="00153A75">
          <w:rPr>
            <w:webHidden/>
          </w:rPr>
          <w:tab/>
        </w:r>
        <w:r w:rsidR="002173A6" w:rsidDel="00153A75">
          <w:rPr>
            <w:webHidden/>
          </w:rPr>
          <w:fldChar w:fldCharType="begin"/>
        </w:r>
        <w:r w:rsidR="002173A6" w:rsidDel="00153A75">
          <w:rPr>
            <w:webHidden/>
          </w:rPr>
          <w:delInstrText xml:space="preserve"> PAGEREF _Toc525735607 \h </w:delInstrText>
        </w:r>
        <w:r w:rsidR="002173A6" w:rsidDel="00153A75">
          <w:rPr>
            <w:webHidden/>
          </w:rPr>
        </w:r>
        <w:r w:rsidR="002173A6" w:rsidDel="00153A75">
          <w:rPr>
            <w:webHidden/>
          </w:rPr>
          <w:fldChar w:fldCharType="separate"/>
        </w:r>
        <w:r w:rsidR="002173A6" w:rsidDel="00153A75">
          <w:rPr>
            <w:webHidden/>
          </w:rPr>
          <w:delText>16</w:delText>
        </w:r>
        <w:r w:rsidR="002173A6" w:rsidDel="00153A75">
          <w:rPr>
            <w:webHidden/>
          </w:rPr>
          <w:fldChar w:fldCharType="end"/>
        </w:r>
        <w:r w:rsidDel="00153A75">
          <w:fldChar w:fldCharType="end"/>
        </w:r>
      </w:del>
    </w:p>
    <w:p w14:paraId="1F5C9AAE" w14:textId="7DABA82E" w:rsidR="002173A6" w:rsidDel="00153A75" w:rsidRDefault="00153A75">
      <w:pPr>
        <w:pStyle w:val="TOC1"/>
        <w:rPr>
          <w:del w:id="173" w:author="Dick" w:date="2019-07-08T04:56:00Z"/>
          <w:rFonts w:asciiTheme="minorHAnsi" w:eastAsiaTheme="minorEastAsia" w:hAnsiTheme="minorHAnsi" w:cstheme="minorBidi"/>
          <w:b w:val="0"/>
          <w:sz w:val="22"/>
          <w:szCs w:val="22"/>
        </w:rPr>
      </w:pPr>
      <w:del w:id="174" w:author="Dick" w:date="2019-07-08T04:56:00Z">
        <w:r w:rsidDel="00153A75">
          <w:rPr>
            <w:b w:val="0"/>
          </w:rPr>
          <w:fldChar w:fldCharType="begin"/>
        </w:r>
        <w:r w:rsidDel="00153A75">
          <w:delInstrText xml:space="preserve"> HYPERLINK \l "_Toc525735608" </w:delInstrText>
        </w:r>
        <w:r w:rsidDel="00153A75">
          <w:rPr>
            <w:b w:val="0"/>
          </w:rPr>
          <w:fldChar w:fldCharType="separate"/>
        </w:r>
      </w:del>
      <w:ins w:id="175" w:author="Dick" w:date="2019-07-08T04:56:00Z">
        <w:r>
          <w:rPr>
            <w:b w:val="0"/>
            <w:bCs/>
          </w:rPr>
          <w:t>Error! Hyperlink reference not valid.</w:t>
        </w:r>
      </w:ins>
      <w:del w:id="176" w:author="Dick" w:date="2019-07-08T04:56:00Z">
        <w:r w:rsidR="002173A6" w:rsidRPr="0008169E" w:rsidDel="00153A75">
          <w:rPr>
            <w:rStyle w:val="Hyperlink"/>
            <w:lang w:val="en-ZA" w:eastAsia="en-ZA"/>
          </w:rPr>
          <w:delText>6</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MV# Developer Features</w:delText>
        </w:r>
        <w:r w:rsidR="002173A6" w:rsidDel="00153A75">
          <w:rPr>
            <w:webHidden/>
          </w:rPr>
          <w:tab/>
        </w:r>
        <w:r w:rsidR="002173A6" w:rsidDel="00153A75">
          <w:rPr>
            <w:b w:val="0"/>
            <w:webHidden/>
          </w:rPr>
          <w:fldChar w:fldCharType="begin"/>
        </w:r>
        <w:r w:rsidR="002173A6" w:rsidDel="00153A75">
          <w:rPr>
            <w:webHidden/>
          </w:rPr>
          <w:delInstrText xml:space="preserve"> PAGEREF _Toc525735608 \h </w:delInstrText>
        </w:r>
        <w:r w:rsidR="002173A6" w:rsidDel="00153A75">
          <w:rPr>
            <w:b w:val="0"/>
            <w:webHidden/>
          </w:rPr>
        </w:r>
        <w:r w:rsidR="002173A6" w:rsidDel="00153A75">
          <w:rPr>
            <w:b w:val="0"/>
            <w:webHidden/>
          </w:rPr>
          <w:fldChar w:fldCharType="separate"/>
        </w:r>
        <w:r w:rsidR="002173A6" w:rsidDel="00153A75">
          <w:rPr>
            <w:webHidden/>
          </w:rPr>
          <w:delText>17</w:delText>
        </w:r>
        <w:r w:rsidR="002173A6" w:rsidDel="00153A75">
          <w:rPr>
            <w:b w:val="0"/>
            <w:webHidden/>
          </w:rPr>
          <w:fldChar w:fldCharType="end"/>
        </w:r>
        <w:r w:rsidDel="00153A75">
          <w:rPr>
            <w:b w:val="0"/>
          </w:rPr>
          <w:fldChar w:fldCharType="end"/>
        </w:r>
      </w:del>
    </w:p>
    <w:p w14:paraId="3EA6CD71" w14:textId="23B782B1" w:rsidR="002173A6" w:rsidDel="00153A75" w:rsidRDefault="00153A75">
      <w:pPr>
        <w:pStyle w:val="TOC2"/>
        <w:tabs>
          <w:tab w:val="left" w:pos="1680"/>
        </w:tabs>
        <w:rPr>
          <w:del w:id="177" w:author="Dick" w:date="2019-07-08T04:56:00Z"/>
          <w:rFonts w:asciiTheme="minorHAnsi" w:eastAsiaTheme="minorEastAsia" w:hAnsiTheme="minorHAnsi" w:cstheme="minorBidi"/>
          <w:sz w:val="22"/>
          <w:szCs w:val="22"/>
        </w:rPr>
      </w:pPr>
      <w:del w:id="178" w:author="Dick" w:date="2019-07-08T04:56:00Z">
        <w:r w:rsidDel="00153A75">
          <w:fldChar w:fldCharType="begin"/>
        </w:r>
        <w:r w:rsidDel="00153A75">
          <w:delInstrText xml:space="preserve"> HYPERLINK \l "_Toc525735609" </w:delInstrText>
        </w:r>
        <w:r w:rsidDel="00153A75">
          <w:fldChar w:fldCharType="separate"/>
        </w:r>
      </w:del>
      <w:ins w:id="179" w:author="Dick" w:date="2019-07-08T04:56:00Z">
        <w:r>
          <w:rPr>
            <w:b/>
            <w:bCs/>
          </w:rPr>
          <w:t>Error! Hyperlink reference not valid.</w:t>
        </w:r>
      </w:ins>
      <w:del w:id="180" w:author="Dick" w:date="2019-07-08T04:56:00Z">
        <w:r w:rsidR="002173A6" w:rsidRPr="0008169E" w:rsidDel="00153A75">
          <w:rPr>
            <w:rStyle w:val="Hyperlink"/>
            <w:lang w:val="en-ZA" w:eastAsia="en-ZA"/>
          </w:rPr>
          <w:delText>6.1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Syntax Highlighting</w:delText>
        </w:r>
        <w:r w:rsidR="002173A6" w:rsidDel="00153A75">
          <w:rPr>
            <w:webHidden/>
          </w:rPr>
          <w:tab/>
        </w:r>
        <w:r w:rsidR="002173A6" w:rsidDel="00153A75">
          <w:rPr>
            <w:webHidden/>
          </w:rPr>
          <w:fldChar w:fldCharType="begin"/>
        </w:r>
        <w:r w:rsidR="002173A6" w:rsidDel="00153A75">
          <w:rPr>
            <w:webHidden/>
          </w:rPr>
          <w:delInstrText xml:space="preserve"> PAGEREF _Toc525735609 \h </w:delInstrText>
        </w:r>
        <w:r w:rsidR="002173A6" w:rsidDel="00153A75">
          <w:rPr>
            <w:webHidden/>
          </w:rPr>
        </w:r>
        <w:r w:rsidR="002173A6" w:rsidDel="00153A75">
          <w:rPr>
            <w:webHidden/>
          </w:rPr>
          <w:fldChar w:fldCharType="separate"/>
        </w:r>
        <w:r w:rsidR="002173A6" w:rsidDel="00153A75">
          <w:rPr>
            <w:webHidden/>
          </w:rPr>
          <w:delText>17</w:delText>
        </w:r>
        <w:r w:rsidR="002173A6" w:rsidDel="00153A75">
          <w:rPr>
            <w:webHidden/>
          </w:rPr>
          <w:fldChar w:fldCharType="end"/>
        </w:r>
        <w:r w:rsidDel="00153A75">
          <w:fldChar w:fldCharType="end"/>
        </w:r>
      </w:del>
    </w:p>
    <w:p w14:paraId="202445CA" w14:textId="50C3F5E2" w:rsidR="002173A6" w:rsidDel="00153A75" w:rsidRDefault="00153A75">
      <w:pPr>
        <w:pStyle w:val="TOC2"/>
        <w:tabs>
          <w:tab w:val="left" w:pos="1680"/>
        </w:tabs>
        <w:rPr>
          <w:del w:id="181" w:author="Dick" w:date="2019-07-08T04:56:00Z"/>
          <w:rFonts w:asciiTheme="minorHAnsi" w:eastAsiaTheme="minorEastAsia" w:hAnsiTheme="minorHAnsi" w:cstheme="minorBidi"/>
          <w:sz w:val="22"/>
          <w:szCs w:val="22"/>
        </w:rPr>
      </w:pPr>
      <w:del w:id="182" w:author="Dick" w:date="2019-07-08T04:56:00Z">
        <w:r w:rsidDel="00153A75">
          <w:fldChar w:fldCharType="begin"/>
        </w:r>
        <w:r w:rsidDel="00153A75">
          <w:delInstrText xml:space="preserve"> HYPERLINK \l "_Toc525735610" </w:delInstrText>
        </w:r>
        <w:r w:rsidDel="00153A75">
          <w:fldChar w:fldCharType="separate"/>
        </w:r>
      </w:del>
      <w:ins w:id="183" w:author="Dick" w:date="2019-07-08T04:56:00Z">
        <w:r>
          <w:rPr>
            <w:b/>
            <w:bCs/>
          </w:rPr>
          <w:t>Error! Hyperlink reference not valid.</w:t>
        </w:r>
      </w:ins>
      <w:del w:id="184" w:author="Dick" w:date="2019-07-08T04:56:00Z">
        <w:r w:rsidR="002173A6" w:rsidRPr="0008169E" w:rsidDel="00153A75">
          <w:rPr>
            <w:rStyle w:val="Hyperlink"/>
          </w:rPr>
          <w:delText>6.2</w:delText>
        </w:r>
        <w:r w:rsidR="002173A6" w:rsidDel="00153A75">
          <w:rPr>
            <w:rFonts w:asciiTheme="minorHAnsi" w:eastAsiaTheme="minorEastAsia" w:hAnsiTheme="minorHAnsi" w:cstheme="minorBidi"/>
            <w:sz w:val="22"/>
            <w:szCs w:val="22"/>
          </w:rPr>
          <w:tab/>
        </w:r>
        <w:r w:rsidR="002173A6" w:rsidRPr="0008169E" w:rsidDel="00153A75">
          <w:rPr>
            <w:rStyle w:val="Hyperlink"/>
          </w:rPr>
          <w:delText>Intellisense</w:delText>
        </w:r>
        <w:r w:rsidR="002173A6" w:rsidDel="00153A75">
          <w:rPr>
            <w:webHidden/>
          </w:rPr>
          <w:tab/>
        </w:r>
        <w:r w:rsidR="002173A6" w:rsidDel="00153A75">
          <w:rPr>
            <w:webHidden/>
          </w:rPr>
          <w:fldChar w:fldCharType="begin"/>
        </w:r>
        <w:r w:rsidR="002173A6" w:rsidDel="00153A75">
          <w:rPr>
            <w:webHidden/>
          </w:rPr>
          <w:delInstrText xml:space="preserve"> PAGEREF _Toc525735610 \h </w:delInstrText>
        </w:r>
        <w:r w:rsidR="002173A6" w:rsidDel="00153A75">
          <w:rPr>
            <w:webHidden/>
          </w:rPr>
        </w:r>
        <w:r w:rsidR="002173A6" w:rsidDel="00153A75">
          <w:rPr>
            <w:webHidden/>
          </w:rPr>
          <w:fldChar w:fldCharType="separate"/>
        </w:r>
        <w:r w:rsidR="002173A6" w:rsidDel="00153A75">
          <w:rPr>
            <w:webHidden/>
          </w:rPr>
          <w:delText>18</w:delText>
        </w:r>
        <w:r w:rsidR="002173A6" w:rsidDel="00153A75">
          <w:rPr>
            <w:webHidden/>
          </w:rPr>
          <w:fldChar w:fldCharType="end"/>
        </w:r>
        <w:r w:rsidDel="00153A75">
          <w:fldChar w:fldCharType="end"/>
        </w:r>
      </w:del>
    </w:p>
    <w:p w14:paraId="2A9612C7" w14:textId="4DD0078A" w:rsidR="002173A6" w:rsidDel="00153A75" w:rsidRDefault="00153A75">
      <w:pPr>
        <w:pStyle w:val="TOC2"/>
        <w:tabs>
          <w:tab w:val="left" w:pos="1680"/>
        </w:tabs>
        <w:rPr>
          <w:del w:id="185" w:author="Dick" w:date="2019-07-08T04:56:00Z"/>
          <w:rFonts w:asciiTheme="minorHAnsi" w:eastAsiaTheme="minorEastAsia" w:hAnsiTheme="minorHAnsi" w:cstheme="minorBidi"/>
          <w:sz w:val="22"/>
          <w:szCs w:val="22"/>
        </w:rPr>
      </w:pPr>
      <w:del w:id="186" w:author="Dick" w:date="2019-07-08T04:56:00Z">
        <w:r w:rsidDel="00153A75">
          <w:fldChar w:fldCharType="begin"/>
        </w:r>
        <w:r w:rsidDel="00153A75">
          <w:delInstrText xml:space="preserve"> HYPERLINK \l "_Toc525735611" </w:delInstrText>
        </w:r>
        <w:r w:rsidDel="00153A75">
          <w:fldChar w:fldCharType="separate"/>
        </w:r>
      </w:del>
      <w:ins w:id="187" w:author="Dick" w:date="2019-07-08T04:56:00Z">
        <w:r>
          <w:rPr>
            <w:b/>
            <w:bCs/>
          </w:rPr>
          <w:t>Error! Hyperlink reference not valid.</w:t>
        </w:r>
      </w:ins>
      <w:del w:id="188" w:author="Dick" w:date="2019-07-08T04:56:00Z">
        <w:r w:rsidR="002173A6" w:rsidRPr="0008169E" w:rsidDel="00153A75">
          <w:rPr>
            <w:rStyle w:val="Hyperlink"/>
            <w:lang w:val="en-ZA" w:eastAsia="en-ZA"/>
          </w:rPr>
          <w:delText>6.3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Find All References</w:delText>
        </w:r>
        <w:r w:rsidR="002173A6" w:rsidDel="00153A75">
          <w:rPr>
            <w:webHidden/>
          </w:rPr>
          <w:tab/>
        </w:r>
        <w:r w:rsidR="002173A6" w:rsidDel="00153A75">
          <w:rPr>
            <w:webHidden/>
          </w:rPr>
          <w:fldChar w:fldCharType="begin"/>
        </w:r>
        <w:r w:rsidR="002173A6" w:rsidDel="00153A75">
          <w:rPr>
            <w:webHidden/>
          </w:rPr>
          <w:delInstrText xml:space="preserve"> PAGEREF _Toc525735611 \h </w:delInstrText>
        </w:r>
        <w:r w:rsidR="002173A6" w:rsidDel="00153A75">
          <w:rPr>
            <w:webHidden/>
          </w:rPr>
        </w:r>
        <w:r w:rsidR="002173A6" w:rsidDel="00153A75">
          <w:rPr>
            <w:webHidden/>
          </w:rPr>
          <w:fldChar w:fldCharType="separate"/>
        </w:r>
        <w:r w:rsidR="002173A6" w:rsidDel="00153A75">
          <w:rPr>
            <w:webHidden/>
          </w:rPr>
          <w:delText>18</w:delText>
        </w:r>
        <w:r w:rsidR="002173A6" w:rsidDel="00153A75">
          <w:rPr>
            <w:webHidden/>
          </w:rPr>
          <w:fldChar w:fldCharType="end"/>
        </w:r>
        <w:r w:rsidDel="00153A75">
          <w:fldChar w:fldCharType="end"/>
        </w:r>
      </w:del>
    </w:p>
    <w:p w14:paraId="5A5B1F34" w14:textId="5504E1FC" w:rsidR="002173A6" w:rsidDel="00153A75" w:rsidRDefault="00153A75">
      <w:pPr>
        <w:pStyle w:val="TOC2"/>
        <w:tabs>
          <w:tab w:val="left" w:pos="1680"/>
        </w:tabs>
        <w:rPr>
          <w:del w:id="189" w:author="Dick" w:date="2019-07-08T04:56:00Z"/>
          <w:rFonts w:asciiTheme="minorHAnsi" w:eastAsiaTheme="minorEastAsia" w:hAnsiTheme="minorHAnsi" w:cstheme="minorBidi"/>
          <w:sz w:val="22"/>
          <w:szCs w:val="22"/>
        </w:rPr>
      </w:pPr>
      <w:del w:id="190" w:author="Dick" w:date="2019-07-08T04:56:00Z">
        <w:r w:rsidDel="00153A75">
          <w:fldChar w:fldCharType="begin"/>
        </w:r>
        <w:r w:rsidDel="00153A75">
          <w:delInstrText xml:space="preserve"> HYPERLINK \l "_Toc525735612" </w:delInstrText>
        </w:r>
        <w:r w:rsidDel="00153A75">
          <w:fldChar w:fldCharType="separate"/>
        </w:r>
      </w:del>
      <w:ins w:id="191" w:author="Dick" w:date="2019-07-08T04:56:00Z">
        <w:r>
          <w:rPr>
            <w:b/>
            <w:bCs/>
          </w:rPr>
          <w:t>Error! Hyperlink reference not valid.</w:t>
        </w:r>
      </w:ins>
      <w:del w:id="192" w:author="Dick" w:date="2019-07-08T04:56:00Z">
        <w:r w:rsidR="002173A6" w:rsidRPr="0008169E" w:rsidDel="00153A75">
          <w:rPr>
            <w:rStyle w:val="Hyperlink"/>
            <w:lang w:val="en-ZA" w:eastAsia="en-ZA"/>
          </w:rPr>
          <w:delText>6.4</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Goto/Peek Definition.</w:delText>
        </w:r>
        <w:r w:rsidR="002173A6" w:rsidDel="00153A75">
          <w:rPr>
            <w:webHidden/>
          </w:rPr>
          <w:tab/>
        </w:r>
        <w:r w:rsidR="002173A6" w:rsidDel="00153A75">
          <w:rPr>
            <w:webHidden/>
          </w:rPr>
          <w:fldChar w:fldCharType="begin"/>
        </w:r>
        <w:r w:rsidR="002173A6" w:rsidDel="00153A75">
          <w:rPr>
            <w:webHidden/>
          </w:rPr>
          <w:delInstrText xml:space="preserve"> PAGEREF _Toc525735612 \h </w:delInstrText>
        </w:r>
        <w:r w:rsidR="002173A6" w:rsidDel="00153A75">
          <w:rPr>
            <w:webHidden/>
          </w:rPr>
        </w:r>
        <w:r w:rsidR="002173A6" w:rsidDel="00153A75">
          <w:rPr>
            <w:webHidden/>
          </w:rPr>
          <w:fldChar w:fldCharType="separate"/>
        </w:r>
        <w:r w:rsidR="002173A6" w:rsidDel="00153A75">
          <w:rPr>
            <w:webHidden/>
          </w:rPr>
          <w:delText>19</w:delText>
        </w:r>
        <w:r w:rsidR="002173A6" w:rsidDel="00153A75">
          <w:rPr>
            <w:webHidden/>
          </w:rPr>
          <w:fldChar w:fldCharType="end"/>
        </w:r>
        <w:r w:rsidDel="00153A75">
          <w:fldChar w:fldCharType="end"/>
        </w:r>
      </w:del>
    </w:p>
    <w:p w14:paraId="74C8EF98" w14:textId="3A903032" w:rsidR="002173A6" w:rsidDel="00153A75" w:rsidRDefault="00153A75">
      <w:pPr>
        <w:pStyle w:val="TOC2"/>
        <w:tabs>
          <w:tab w:val="left" w:pos="1680"/>
        </w:tabs>
        <w:rPr>
          <w:del w:id="193" w:author="Dick" w:date="2019-07-08T04:56:00Z"/>
          <w:rFonts w:asciiTheme="minorHAnsi" w:eastAsiaTheme="minorEastAsia" w:hAnsiTheme="minorHAnsi" w:cstheme="minorBidi"/>
          <w:sz w:val="22"/>
          <w:szCs w:val="22"/>
        </w:rPr>
      </w:pPr>
      <w:del w:id="194" w:author="Dick" w:date="2019-07-08T04:56:00Z">
        <w:r w:rsidDel="00153A75">
          <w:fldChar w:fldCharType="begin"/>
        </w:r>
        <w:r w:rsidDel="00153A75">
          <w:delInstrText xml:space="preserve"> HYPERLINK \l "_Toc525735613" </w:delInstrText>
        </w:r>
        <w:r w:rsidDel="00153A75">
          <w:fldChar w:fldCharType="separate"/>
        </w:r>
      </w:del>
      <w:ins w:id="195" w:author="Dick" w:date="2019-07-08T04:56:00Z">
        <w:r>
          <w:rPr>
            <w:b/>
            <w:bCs/>
          </w:rPr>
          <w:t>Error! Hyperlink reference not valid.</w:t>
        </w:r>
      </w:ins>
      <w:del w:id="196" w:author="Dick" w:date="2019-07-08T04:56:00Z">
        <w:r w:rsidR="002173A6" w:rsidRPr="0008169E" w:rsidDel="00153A75">
          <w:rPr>
            <w:rStyle w:val="Hyperlink"/>
            <w:lang w:val="en-ZA" w:eastAsia="en-ZA"/>
          </w:rPr>
          <w:delText>6.5</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Internal Subroutine lookup</w:delText>
        </w:r>
        <w:r w:rsidR="002173A6" w:rsidDel="00153A75">
          <w:rPr>
            <w:webHidden/>
          </w:rPr>
          <w:tab/>
        </w:r>
        <w:r w:rsidR="002173A6" w:rsidDel="00153A75">
          <w:rPr>
            <w:webHidden/>
          </w:rPr>
          <w:fldChar w:fldCharType="begin"/>
        </w:r>
        <w:r w:rsidR="002173A6" w:rsidDel="00153A75">
          <w:rPr>
            <w:webHidden/>
          </w:rPr>
          <w:delInstrText xml:space="preserve"> PAGEREF _Toc525735613 \h </w:delInstrText>
        </w:r>
        <w:r w:rsidR="002173A6" w:rsidDel="00153A75">
          <w:rPr>
            <w:webHidden/>
          </w:rPr>
        </w:r>
        <w:r w:rsidR="002173A6" w:rsidDel="00153A75">
          <w:rPr>
            <w:webHidden/>
          </w:rPr>
          <w:fldChar w:fldCharType="separate"/>
        </w:r>
        <w:r w:rsidR="002173A6" w:rsidDel="00153A75">
          <w:rPr>
            <w:webHidden/>
          </w:rPr>
          <w:delText>20</w:delText>
        </w:r>
        <w:r w:rsidR="002173A6" w:rsidDel="00153A75">
          <w:rPr>
            <w:webHidden/>
          </w:rPr>
          <w:fldChar w:fldCharType="end"/>
        </w:r>
        <w:r w:rsidDel="00153A75">
          <w:fldChar w:fldCharType="end"/>
        </w:r>
      </w:del>
    </w:p>
    <w:p w14:paraId="5B9C9506" w14:textId="35FE3656" w:rsidR="002173A6" w:rsidDel="00153A75" w:rsidRDefault="00153A75">
      <w:pPr>
        <w:pStyle w:val="TOC2"/>
        <w:tabs>
          <w:tab w:val="left" w:pos="1680"/>
        </w:tabs>
        <w:rPr>
          <w:del w:id="197" w:author="Dick" w:date="2019-07-08T04:56:00Z"/>
          <w:rFonts w:asciiTheme="minorHAnsi" w:eastAsiaTheme="minorEastAsia" w:hAnsiTheme="minorHAnsi" w:cstheme="minorBidi"/>
          <w:sz w:val="22"/>
          <w:szCs w:val="22"/>
        </w:rPr>
      </w:pPr>
      <w:del w:id="198" w:author="Dick" w:date="2019-07-08T04:56:00Z">
        <w:r w:rsidDel="00153A75">
          <w:fldChar w:fldCharType="begin"/>
        </w:r>
        <w:r w:rsidDel="00153A75">
          <w:delInstrText xml:space="preserve"> HYPERLINK \l "_Toc525735614" </w:delInstrText>
        </w:r>
        <w:r w:rsidDel="00153A75">
          <w:fldChar w:fldCharType="separate"/>
        </w:r>
      </w:del>
      <w:ins w:id="199" w:author="Dick" w:date="2019-07-08T04:56:00Z">
        <w:r>
          <w:rPr>
            <w:b/>
            <w:bCs/>
          </w:rPr>
          <w:t>Error! Hyperlink reference not valid.</w:t>
        </w:r>
      </w:ins>
      <w:del w:id="200" w:author="Dick" w:date="2019-07-08T04:56:00Z">
        <w:r w:rsidR="002173A6" w:rsidRPr="0008169E" w:rsidDel="00153A75">
          <w:rPr>
            <w:rStyle w:val="Hyperlink"/>
            <w:lang w:val="en-ZA" w:eastAsia="en-ZA"/>
          </w:rPr>
          <w:delText>6.6</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Compiling and Cataloging your programs.</w:delText>
        </w:r>
        <w:r w:rsidR="002173A6" w:rsidDel="00153A75">
          <w:rPr>
            <w:webHidden/>
          </w:rPr>
          <w:tab/>
        </w:r>
        <w:r w:rsidR="002173A6" w:rsidDel="00153A75">
          <w:rPr>
            <w:webHidden/>
          </w:rPr>
          <w:fldChar w:fldCharType="begin"/>
        </w:r>
        <w:r w:rsidR="002173A6" w:rsidDel="00153A75">
          <w:rPr>
            <w:webHidden/>
          </w:rPr>
          <w:delInstrText xml:space="preserve"> PAGEREF _Toc525735614 \h </w:delInstrText>
        </w:r>
        <w:r w:rsidR="002173A6" w:rsidDel="00153A75">
          <w:rPr>
            <w:webHidden/>
          </w:rPr>
        </w:r>
        <w:r w:rsidR="002173A6" w:rsidDel="00153A75">
          <w:rPr>
            <w:webHidden/>
          </w:rPr>
          <w:fldChar w:fldCharType="separate"/>
        </w:r>
        <w:r w:rsidR="002173A6" w:rsidDel="00153A75">
          <w:rPr>
            <w:webHidden/>
          </w:rPr>
          <w:delText>21</w:delText>
        </w:r>
        <w:r w:rsidR="002173A6" w:rsidDel="00153A75">
          <w:rPr>
            <w:webHidden/>
          </w:rPr>
          <w:fldChar w:fldCharType="end"/>
        </w:r>
        <w:r w:rsidDel="00153A75">
          <w:fldChar w:fldCharType="end"/>
        </w:r>
      </w:del>
    </w:p>
    <w:p w14:paraId="210DFC4B" w14:textId="21896AD4" w:rsidR="002173A6" w:rsidDel="00153A75" w:rsidRDefault="00153A75">
      <w:pPr>
        <w:pStyle w:val="TOC2"/>
        <w:tabs>
          <w:tab w:val="left" w:pos="1680"/>
        </w:tabs>
        <w:rPr>
          <w:del w:id="201" w:author="Dick" w:date="2019-07-08T04:56:00Z"/>
          <w:rFonts w:asciiTheme="minorHAnsi" w:eastAsiaTheme="minorEastAsia" w:hAnsiTheme="minorHAnsi" w:cstheme="minorBidi"/>
          <w:sz w:val="22"/>
          <w:szCs w:val="22"/>
        </w:rPr>
      </w:pPr>
      <w:del w:id="202" w:author="Dick" w:date="2019-07-08T04:56:00Z">
        <w:r w:rsidDel="00153A75">
          <w:fldChar w:fldCharType="begin"/>
        </w:r>
        <w:r w:rsidDel="00153A75">
          <w:delInstrText xml:space="preserve"> HYPERLINK \l "_Toc525735615" </w:delInstrText>
        </w:r>
        <w:r w:rsidDel="00153A75">
          <w:fldChar w:fldCharType="separate"/>
        </w:r>
      </w:del>
      <w:ins w:id="203" w:author="Dick" w:date="2019-07-08T04:56:00Z">
        <w:r>
          <w:rPr>
            <w:b/>
            <w:bCs/>
          </w:rPr>
          <w:t>Error! Hyperlink reference not valid.</w:t>
        </w:r>
      </w:ins>
      <w:del w:id="204" w:author="Dick" w:date="2019-07-08T04:56:00Z">
        <w:r w:rsidR="002173A6" w:rsidRPr="0008169E" w:rsidDel="00153A75">
          <w:rPr>
            <w:rStyle w:val="Hyperlink"/>
            <w:lang w:val="en-ZA" w:eastAsia="en-ZA"/>
          </w:rPr>
          <w:delText>6.7</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Formatting Programs</w:delText>
        </w:r>
        <w:r w:rsidR="002173A6" w:rsidDel="00153A75">
          <w:rPr>
            <w:webHidden/>
          </w:rPr>
          <w:tab/>
        </w:r>
        <w:r w:rsidR="002173A6" w:rsidDel="00153A75">
          <w:rPr>
            <w:webHidden/>
          </w:rPr>
          <w:fldChar w:fldCharType="begin"/>
        </w:r>
        <w:r w:rsidR="002173A6" w:rsidDel="00153A75">
          <w:rPr>
            <w:webHidden/>
          </w:rPr>
          <w:delInstrText xml:space="preserve"> PAGEREF _Toc525735615 \h </w:delInstrText>
        </w:r>
        <w:r w:rsidR="002173A6" w:rsidDel="00153A75">
          <w:rPr>
            <w:webHidden/>
          </w:rPr>
        </w:r>
        <w:r w:rsidR="002173A6" w:rsidDel="00153A75">
          <w:rPr>
            <w:webHidden/>
          </w:rPr>
          <w:fldChar w:fldCharType="separate"/>
        </w:r>
        <w:r w:rsidR="002173A6" w:rsidDel="00153A75">
          <w:rPr>
            <w:webHidden/>
          </w:rPr>
          <w:delText>21</w:delText>
        </w:r>
        <w:r w:rsidR="002173A6" w:rsidDel="00153A75">
          <w:rPr>
            <w:webHidden/>
          </w:rPr>
          <w:fldChar w:fldCharType="end"/>
        </w:r>
        <w:r w:rsidDel="00153A75">
          <w:fldChar w:fldCharType="end"/>
        </w:r>
      </w:del>
    </w:p>
    <w:p w14:paraId="30949F6A" w14:textId="768D53C8" w:rsidR="002173A6" w:rsidDel="00153A75" w:rsidRDefault="00153A75">
      <w:pPr>
        <w:pStyle w:val="TOC1"/>
        <w:rPr>
          <w:del w:id="205" w:author="Dick" w:date="2019-07-08T04:56:00Z"/>
          <w:rFonts w:asciiTheme="minorHAnsi" w:eastAsiaTheme="minorEastAsia" w:hAnsiTheme="minorHAnsi" w:cstheme="minorBidi"/>
          <w:b w:val="0"/>
          <w:sz w:val="22"/>
          <w:szCs w:val="22"/>
        </w:rPr>
      </w:pPr>
      <w:del w:id="206" w:author="Dick" w:date="2019-07-08T04:56:00Z">
        <w:r w:rsidDel="00153A75">
          <w:rPr>
            <w:b w:val="0"/>
          </w:rPr>
          <w:fldChar w:fldCharType="begin"/>
        </w:r>
        <w:r w:rsidDel="00153A75">
          <w:delInstrText xml:space="preserve"> HYPERLINK \l "_Toc525735616" </w:delInstrText>
        </w:r>
        <w:r w:rsidDel="00153A75">
          <w:rPr>
            <w:b w:val="0"/>
          </w:rPr>
          <w:fldChar w:fldCharType="separate"/>
        </w:r>
      </w:del>
      <w:ins w:id="207" w:author="Dick" w:date="2019-07-08T04:56:00Z">
        <w:r>
          <w:rPr>
            <w:b w:val="0"/>
            <w:bCs/>
          </w:rPr>
          <w:t>Error! Hyperlink reference not valid.</w:t>
        </w:r>
      </w:ins>
      <w:del w:id="208" w:author="Dick" w:date="2019-07-08T04:56:00Z">
        <w:r w:rsidR="002173A6" w:rsidRPr="0008169E" w:rsidDel="00153A75">
          <w:rPr>
            <w:rStyle w:val="Hyperlink"/>
            <w:lang w:val="en-ZA" w:eastAsia="en-ZA"/>
          </w:rPr>
          <w:delText>7</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Connecting to other MV Platforms</w:delText>
        </w:r>
        <w:r w:rsidR="002173A6" w:rsidDel="00153A75">
          <w:rPr>
            <w:webHidden/>
          </w:rPr>
          <w:tab/>
        </w:r>
        <w:r w:rsidR="002173A6" w:rsidDel="00153A75">
          <w:rPr>
            <w:b w:val="0"/>
            <w:webHidden/>
          </w:rPr>
          <w:fldChar w:fldCharType="begin"/>
        </w:r>
        <w:r w:rsidR="002173A6" w:rsidDel="00153A75">
          <w:rPr>
            <w:webHidden/>
          </w:rPr>
          <w:delInstrText xml:space="preserve"> PAGEREF _Toc525735616 \h </w:delInstrText>
        </w:r>
        <w:r w:rsidR="002173A6" w:rsidDel="00153A75">
          <w:rPr>
            <w:b w:val="0"/>
            <w:webHidden/>
          </w:rPr>
        </w:r>
        <w:r w:rsidR="002173A6" w:rsidDel="00153A75">
          <w:rPr>
            <w:b w:val="0"/>
            <w:webHidden/>
          </w:rPr>
          <w:fldChar w:fldCharType="separate"/>
        </w:r>
        <w:r w:rsidR="002173A6" w:rsidDel="00153A75">
          <w:rPr>
            <w:webHidden/>
          </w:rPr>
          <w:delText>22</w:delText>
        </w:r>
        <w:r w:rsidR="002173A6" w:rsidDel="00153A75">
          <w:rPr>
            <w:b w:val="0"/>
            <w:webHidden/>
          </w:rPr>
          <w:fldChar w:fldCharType="end"/>
        </w:r>
        <w:r w:rsidDel="00153A75">
          <w:rPr>
            <w:b w:val="0"/>
          </w:rPr>
          <w:fldChar w:fldCharType="end"/>
        </w:r>
      </w:del>
    </w:p>
    <w:p w14:paraId="50B47B00" w14:textId="3155DE00" w:rsidR="002173A6" w:rsidDel="00153A75" w:rsidRDefault="00153A75">
      <w:pPr>
        <w:pStyle w:val="TOC2"/>
        <w:tabs>
          <w:tab w:val="left" w:pos="1680"/>
        </w:tabs>
        <w:rPr>
          <w:del w:id="209" w:author="Dick" w:date="2019-07-08T04:56:00Z"/>
          <w:rFonts w:asciiTheme="minorHAnsi" w:eastAsiaTheme="minorEastAsia" w:hAnsiTheme="minorHAnsi" w:cstheme="minorBidi"/>
          <w:sz w:val="22"/>
          <w:szCs w:val="22"/>
        </w:rPr>
      </w:pPr>
      <w:del w:id="210" w:author="Dick" w:date="2019-07-08T04:56:00Z">
        <w:r w:rsidDel="00153A75">
          <w:fldChar w:fldCharType="begin"/>
        </w:r>
        <w:r w:rsidDel="00153A75">
          <w:delInstrText xml:space="preserve"> HYPERLINK \l "_Toc525735617" </w:delInstrText>
        </w:r>
        <w:r w:rsidDel="00153A75">
          <w:fldChar w:fldCharType="separate"/>
        </w:r>
      </w:del>
      <w:ins w:id="211" w:author="Dick" w:date="2019-07-08T04:56:00Z">
        <w:r>
          <w:rPr>
            <w:b/>
            <w:bCs/>
          </w:rPr>
          <w:t>Error! Hyperlink reference not valid.</w:t>
        </w:r>
      </w:ins>
      <w:del w:id="212" w:author="Dick" w:date="2019-07-08T04:56:00Z">
        <w:r w:rsidR="002173A6" w:rsidRPr="0008169E" w:rsidDel="00153A75">
          <w:rPr>
            <w:rStyle w:val="Hyperlink"/>
            <w:lang w:val="en-ZA" w:eastAsia="en-ZA"/>
          </w:rPr>
          <w:delText>7.1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Universe</w:delText>
        </w:r>
        <w:r w:rsidR="002173A6" w:rsidDel="00153A75">
          <w:rPr>
            <w:webHidden/>
          </w:rPr>
          <w:tab/>
        </w:r>
        <w:r w:rsidR="002173A6" w:rsidDel="00153A75">
          <w:rPr>
            <w:webHidden/>
          </w:rPr>
          <w:fldChar w:fldCharType="begin"/>
        </w:r>
        <w:r w:rsidR="002173A6" w:rsidDel="00153A75">
          <w:rPr>
            <w:webHidden/>
          </w:rPr>
          <w:delInstrText xml:space="preserve"> PAGEREF _Toc525735617 \h </w:delInstrText>
        </w:r>
        <w:r w:rsidR="002173A6" w:rsidDel="00153A75">
          <w:rPr>
            <w:webHidden/>
          </w:rPr>
        </w:r>
        <w:r w:rsidR="002173A6" w:rsidDel="00153A75">
          <w:rPr>
            <w:webHidden/>
          </w:rPr>
          <w:fldChar w:fldCharType="separate"/>
        </w:r>
        <w:r w:rsidR="002173A6" w:rsidDel="00153A75">
          <w:rPr>
            <w:webHidden/>
          </w:rPr>
          <w:delText>23</w:delText>
        </w:r>
        <w:r w:rsidR="002173A6" w:rsidDel="00153A75">
          <w:rPr>
            <w:webHidden/>
          </w:rPr>
          <w:fldChar w:fldCharType="end"/>
        </w:r>
        <w:r w:rsidDel="00153A75">
          <w:fldChar w:fldCharType="end"/>
        </w:r>
      </w:del>
    </w:p>
    <w:p w14:paraId="36DF9281" w14:textId="17DE299F" w:rsidR="002173A6" w:rsidDel="00153A75" w:rsidRDefault="00153A75">
      <w:pPr>
        <w:pStyle w:val="TOC2"/>
        <w:tabs>
          <w:tab w:val="left" w:pos="1680"/>
        </w:tabs>
        <w:rPr>
          <w:del w:id="213" w:author="Dick" w:date="2019-07-08T04:56:00Z"/>
          <w:rFonts w:asciiTheme="minorHAnsi" w:eastAsiaTheme="minorEastAsia" w:hAnsiTheme="minorHAnsi" w:cstheme="minorBidi"/>
          <w:sz w:val="22"/>
          <w:szCs w:val="22"/>
        </w:rPr>
      </w:pPr>
      <w:del w:id="214" w:author="Dick" w:date="2019-07-08T04:56:00Z">
        <w:r w:rsidDel="00153A75">
          <w:fldChar w:fldCharType="begin"/>
        </w:r>
        <w:r w:rsidDel="00153A75">
          <w:delInstrText xml:space="preserve"> HYPERLINK \l "_Toc525735618" </w:delInstrText>
        </w:r>
        <w:r w:rsidDel="00153A75">
          <w:fldChar w:fldCharType="separate"/>
        </w:r>
      </w:del>
      <w:ins w:id="215" w:author="Dick" w:date="2019-07-08T04:56:00Z">
        <w:r>
          <w:rPr>
            <w:b/>
            <w:bCs/>
          </w:rPr>
          <w:t>Error! Hyperlink reference not valid.</w:t>
        </w:r>
      </w:ins>
      <w:del w:id="216" w:author="Dick" w:date="2019-07-08T04:56:00Z">
        <w:r w:rsidR="002173A6" w:rsidRPr="0008169E" w:rsidDel="00153A75">
          <w:rPr>
            <w:rStyle w:val="Hyperlink"/>
            <w:lang w:val="en-ZA" w:eastAsia="en-ZA"/>
          </w:rPr>
          <w:delText>7.2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Unidata</w:delText>
        </w:r>
        <w:r w:rsidR="002173A6" w:rsidDel="00153A75">
          <w:rPr>
            <w:webHidden/>
          </w:rPr>
          <w:tab/>
        </w:r>
        <w:r w:rsidR="002173A6" w:rsidDel="00153A75">
          <w:rPr>
            <w:webHidden/>
          </w:rPr>
          <w:fldChar w:fldCharType="begin"/>
        </w:r>
        <w:r w:rsidR="002173A6" w:rsidDel="00153A75">
          <w:rPr>
            <w:webHidden/>
          </w:rPr>
          <w:delInstrText xml:space="preserve"> PAGEREF _Toc525735618 \h </w:delInstrText>
        </w:r>
        <w:r w:rsidR="002173A6" w:rsidDel="00153A75">
          <w:rPr>
            <w:webHidden/>
          </w:rPr>
        </w:r>
        <w:r w:rsidR="002173A6" w:rsidDel="00153A75">
          <w:rPr>
            <w:webHidden/>
          </w:rPr>
          <w:fldChar w:fldCharType="separate"/>
        </w:r>
        <w:r w:rsidR="002173A6" w:rsidDel="00153A75">
          <w:rPr>
            <w:webHidden/>
          </w:rPr>
          <w:delText>24</w:delText>
        </w:r>
        <w:r w:rsidR="002173A6" w:rsidDel="00153A75">
          <w:rPr>
            <w:webHidden/>
          </w:rPr>
          <w:fldChar w:fldCharType="end"/>
        </w:r>
        <w:r w:rsidDel="00153A75">
          <w:fldChar w:fldCharType="end"/>
        </w:r>
      </w:del>
    </w:p>
    <w:p w14:paraId="3A044118" w14:textId="3BC4D595" w:rsidR="002173A6" w:rsidDel="00153A75" w:rsidRDefault="00153A75">
      <w:pPr>
        <w:pStyle w:val="TOC2"/>
        <w:tabs>
          <w:tab w:val="left" w:pos="1680"/>
        </w:tabs>
        <w:rPr>
          <w:del w:id="217" w:author="Dick" w:date="2019-07-08T04:56:00Z"/>
          <w:rFonts w:asciiTheme="minorHAnsi" w:eastAsiaTheme="minorEastAsia" w:hAnsiTheme="minorHAnsi" w:cstheme="minorBidi"/>
          <w:sz w:val="22"/>
          <w:szCs w:val="22"/>
        </w:rPr>
      </w:pPr>
      <w:del w:id="218" w:author="Dick" w:date="2019-07-08T04:56:00Z">
        <w:r w:rsidDel="00153A75">
          <w:fldChar w:fldCharType="begin"/>
        </w:r>
        <w:r w:rsidDel="00153A75">
          <w:delInstrText xml:space="preserve"> HYPERLINK \l "_Toc525735619" </w:delInstrText>
        </w:r>
        <w:r w:rsidDel="00153A75">
          <w:fldChar w:fldCharType="separate"/>
        </w:r>
      </w:del>
      <w:ins w:id="219" w:author="Dick" w:date="2019-07-08T04:56:00Z">
        <w:r>
          <w:rPr>
            <w:b/>
            <w:bCs/>
          </w:rPr>
          <w:t>Error! Hyperlink reference not valid.</w:t>
        </w:r>
      </w:ins>
      <w:del w:id="220" w:author="Dick" w:date="2019-07-08T04:56:00Z">
        <w:r w:rsidR="002173A6" w:rsidRPr="0008169E" w:rsidDel="00153A75">
          <w:rPr>
            <w:rStyle w:val="Hyperlink"/>
            <w:lang w:val="en-ZA" w:eastAsia="en-ZA"/>
          </w:rPr>
          <w:delText>7.3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OpenQM</w:delText>
        </w:r>
        <w:r w:rsidR="002173A6" w:rsidDel="00153A75">
          <w:rPr>
            <w:webHidden/>
          </w:rPr>
          <w:tab/>
        </w:r>
        <w:r w:rsidR="002173A6" w:rsidDel="00153A75">
          <w:rPr>
            <w:webHidden/>
          </w:rPr>
          <w:fldChar w:fldCharType="begin"/>
        </w:r>
        <w:r w:rsidR="002173A6" w:rsidDel="00153A75">
          <w:rPr>
            <w:webHidden/>
          </w:rPr>
          <w:delInstrText xml:space="preserve"> PAGEREF _Toc525735619 \h </w:delInstrText>
        </w:r>
        <w:r w:rsidR="002173A6" w:rsidDel="00153A75">
          <w:rPr>
            <w:webHidden/>
          </w:rPr>
        </w:r>
        <w:r w:rsidR="002173A6" w:rsidDel="00153A75">
          <w:rPr>
            <w:webHidden/>
          </w:rPr>
          <w:fldChar w:fldCharType="separate"/>
        </w:r>
        <w:r w:rsidR="002173A6" w:rsidDel="00153A75">
          <w:rPr>
            <w:webHidden/>
          </w:rPr>
          <w:delText>25</w:delText>
        </w:r>
        <w:r w:rsidR="002173A6" w:rsidDel="00153A75">
          <w:rPr>
            <w:webHidden/>
          </w:rPr>
          <w:fldChar w:fldCharType="end"/>
        </w:r>
        <w:r w:rsidDel="00153A75">
          <w:fldChar w:fldCharType="end"/>
        </w:r>
      </w:del>
    </w:p>
    <w:p w14:paraId="50421494" w14:textId="5A0BEAE9" w:rsidR="002173A6" w:rsidDel="00153A75" w:rsidRDefault="00153A75">
      <w:pPr>
        <w:pStyle w:val="TOC2"/>
        <w:tabs>
          <w:tab w:val="left" w:pos="1680"/>
        </w:tabs>
        <w:rPr>
          <w:del w:id="221" w:author="Dick" w:date="2019-07-08T04:56:00Z"/>
          <w:rFonts w:asciiTheme="minorHAnsi" w:eastAsiaTheme="minorEastAsia" w:hAnsiTheme="minorHAnsi" w:cstheme="minorBidi"/>
          <w:sz w:val="22"/>
          <w:szCs w:val="22"/>
        </w:rPr>
      </w:pPr>
      <w:del w:id="222" w:author="Dick" w:date="2019-07-08T04:56:00Z">
        <w:r w:rsidDel="00153A75">
          <w:fldChar w:fldCharType="begin"/>
        </w:r>
        <w:r w:rsidDel="00153A75">
          <w:delInstrText xml:space="preserve"> HYPERLINK \l "_Toc525735620" </w:delInstrText>
        </w:r>
        <w:r w:rsidDel="00153A75">
          <w:fldChar w:fldCharType="separate"/>
        </w:r>
      </w:del>
      <w:ins w:id="223" w:author="Dick" w:date="2019-07-08T04:56:00Z">
        <w:r>
          <w:rPr>
            <w:b/>
            <w:bCs/>
          </w:rPr>
          <w:t>Error! Hyperlink reference not valid.</w:t>
        </w:r>
      </w:ins>
      <w:del w:id="224" w:author="Dick" w:date="2019-07-08T04:56:00Z">
        <w:r w:rsidR="002173A6" w:rsidRPr="0008169E" w:rsidDel="00153A75">
          <w:rPr>
            <w:rStyle w:val="Hyperlink"/>
            <w:lang w:val="en-ZA" w:eastAsia="en-ZA"/>
          </w:rPr>
          <w:delText>7.4</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jBASE</w:delText>
        </w:r>
        <w:r w:rsidR="002173A6" w:rsidDel="00153A75">
          <w:rPr>
            <w:webHidden/>
          </w:rPr>
          <w:tab/>
        </w:r>
        <w:r w:rsidR="002173A6" w:rsidDel="00153A75">
          <w:rPr>
            <w:webHidden/>
          </w:rPr>
          <w:fldChar w:fldCharType="begin"/>
        </w:r>
        <w:r w:rsidR="002173A6" w:rsidDel="00153A75">
          <w:rPr>
            <w:webHidden/>
          </w:rPr>
          <w:delInstrText xml:space="preserve"> PAGEREF _Toc525735620 \h </w:delInstrText>
        </w:r>
        <w:r w:rsidR="002173A6" w:rsidDel="00153A75">
          <w:rPr>
            <w:webHidden/>
          </w:rPr>
        </w:r>
        <w:r w:rsidR="002173A6" w:rsidDel="00153A75">
          <w:rPr>
            <w:webHidden/>
          </w:rPr>
          <w:fldChar w:fldCharType="separate"/>
        </w:r>
        <w:r w:rsidR="002173A6" w:rsidDel="00153A75">
          <w:rPr>
            <w:webHidden/>
          </w:rPr>
          <w:delText>26</w:delText>
        </w:r>
        <w:r w:rsidR="002173A6" w:rsidDel="00153A75">
          <w:rPr>
            <w:webHidden/>
          </w:rPr>
          <w:fldChar w:fldCharType="end"/>
        </w:r>
        <w:r w:rsidDel="00153A75">
          <w:fldChar w:fldCharType="end"/>
        </w:r>
      </w:del>
    </w:p>
    <w:p w14:paraId="121C49F6" w14:textId="29606131" w:rsidR="002173A6" w:rsidDel="00153A75" w:rsidRDefault="00153A75">
      <w:pPr>
        <w:pStyle w:val="TOC2"/>
        <w:tabs>
          <w:tab w:val="left" w:pos="1680"/>
        </w:tabs>
        <w:rPr>
          <w:del w:id="225" w:author="Dick" w:date="2019-07-08T04:56:00Z"/>
          <w:rFonts w:asciiTheme="minorHAnsi" w:eastAsiaTheme="minorEastAsia" w:hAnsiTheme="minorHAnsi" w:cstheme="minorBidi"/>
          <w:sz w:val="22"/>
          <w:szCs w:val="22"/>
        </w:rPr>
      </w:pPr>
      <w:del w:id="226" w:author="Dick" w:date="2019-07-08T04:56:00Z">
        <w:r w:rsidDel="00153A75">
          <w:fldChar w:fldCharType="begin"/>
        </w:r>
        <w:r w:rsidDel="00153A75">
          <w:delInstrText xml:space="preserve"> HYPERLINK \l "_Toc525735621" </w:delInstrText>
        </w:r>
        <w:r w:rsidDel="00153A75">
          <w:fldChar w:fldCharType="separate"/>
        </w:r>
      </w:del>
      <w:ins w:id="227" w:author="Dick" w:date="2019-07-08T04:56:00Z">
        <w:r>
          <w:rPr>
            <w:b/>
            <w:bCs/>
          </w:rPr>
          <w:t>Error! Hyperlink reference not valid.</w:t>
        </w:r>
      </w:ins>
      <w:del w:id="228" w:author="Dick" w:date="2019-07-08T04:56:00Z">
        <w:r w:rsidR="002173A6" w:rsidRPr="0008169E" w:rsidDel="00153A75">
          <w:rPr>
            <w:rStyle w:val="Hyperlink"/>
            <w:lang w:val="en-ZA" w:eastAsia="en-ZA"/>
          </w:rPr>
          <w:delText>7.5</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D3</w:delText>
        </w:r>
        <w:r w:rsidR="002173A6" w:rsidDel="00153A75">
          <w:rPr>
            <w:webHidden/>
          </w:rPr>
          <w:tab/>
        </w:r>
        <w:r w:rsidR="002173A6" w:rsidDel="00153A75">
          <w:rPr>
            <w:webHidden/>
          </w:rPr>
          <w:fldChar w:fldCharType="begin"/>
        </w:r>
        <w:r w:rsidR="002173A6" w:rsidDel="00153A75">
          <w:rPr>
            <w:webHidden/>
          </w:rPr>
          <w:delInstrText xml:space="preserve"> PAGEREF _Toc525735621 \h </w:delInstrText>
        </w:r>
        <w:r w:rsidR="002173A6" w:rsidDel="00153A75">
          <w:rPr>
            <w:webHidden/>
          </w:rPr>
        </w:r>
        <w:r w:rsidR="002173A6" w:rsidDel="00153A75">
          <w:rPr>
            <w:webHidden/>
          </w:rPr>
          <w:fldChar w:fldCharType="separate"/>
        </w:r>
        <w:r w:rsidR="002173A6" w:rsidDel="00153A75">
          <w:rPr>
            <w:webHidden/>
          </w:rPr>
          <w:delText>27</w:delText>
        </w:r>
        <w:r w:rsidR="002173A6" w:rsidDel="00153A75">
          <w:rPr>
            <w:webHidden/>
          </w:rPr>
          <w:fldChar w:fldCharType="end"/>
        </w:r>
        <w:r w:rsidDel="00153A75">
          <w:fldChar w:fldCharType="end"/>
        </w:r>
      </w:del>
    </w:p>
    <w:p w14:paraId="624E0DD3" w14:textId="72B44AA3" w:rsidR="002173A6" w:rsidDel="00153A75" w:rsidRDefault="00153A75">
      <w:pPr>
        <w:pStyle w:val="TOC2"/>
        <w:tabs>
          <w:tab w:val="left" w:pos="1680"/>
        </w:tabs>
        <w:rPr>
          <w:del w:id="229" w:author="Dick" w:date="2019-07-08T04:56:00Z"/>
          <w:rFonts w:asciiTheme="minorHAnsi" w:eastAsiaTheme="minorEastAsia" w:hAnsiTheme="minorHAnsi" w:cstheme="minorBidi"/>
          <w:sz w:val="22"/>
          <w:szCs w:val="22"/>
        </w:rPr>
      </w:pPr>
      <w:del w:id="230" w:author="Dick" w:date="2019-07-08T04:56:00Z">
        <w:r w:rsidDel="00153A75">
          <w:fldChar w:fldCharType="begin"/>
        </w:r>
        <w:r w:rsidDel="00153A75">
          <w:delInstrText xml:space="preserve"> HYPERLINK \l "_Toc525735622" </w:delInstrText>
        </w:r>
        <w:r w:rsidDel="00153A75">
          <w:fldChar w:fldCharType="separate"/>
        </w:r>
      </w:del>
      <w:ins w:id="231" w:author="Dick" w:date="2019-07-08T04:56:00Z">
        <w:r>
          <w:rPr>
            <w:b/>
            <w:bCs/>
          </w:rPr>
          <w:t>Error! Hyperlink reference not valid.</w:t>
        </w:r>
      </w:ins>
      <w:del w:id="232" w:author="Dick" w:date="2019-07-08T04:56:00Z">
        <w:r w:rsidR="002173A6" w:rsidRPr="0008169E" w:rsidDel="00153A75">
          <w:rPr>
            <w:rStyle w:val="Hyperlink"/>
            <w:lang w:val="en-ZA" w:eastAsia="en-ZA"/>
          </w:rPr>
          <w:delText>7.6</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Testing remote connectivity</w:delText>
        </w:r>
        <w:r w:rsidR="002173A6" w:rsidDel="00153A75">
          <w:rPr>
            <w:webHidden/>
          </w:rPr>
          <w:tab/>
        </w:r>
        <w:r w:rsidR="002173A6" w:rsidDel="00153A75">
          <w:rPr>
            <w:webHidden/>
          </w:rPr>
          <w:fldChar w:fldCharType="begin"/>
        </w:r>
        <w:r w:rsidR="002173A6" w:rsidDel="00153A75">
          <w:rPr>
            <w:webHidden/>
          </w:rPr>
          <w:delInstrText xml:space="preserve"> PAGEREF _Toc525735622 \h </w:delInstrText>
        </w:r>
        <w:r w:rsidR="002173A6" w:rsidDel="00153A75">
          <w:rPr>
            <w:webHidden/>
          </w:rPr>
        </w:r>
        <w:r w:rsidR="002173A6" w:rsidDel="00153A75">
          <w:rPr>
            <w:webHidden/>
          </w:rPr>
          <w:fldChar w:fldCharType="separate"/>
        </w:r>
        <w:r w:rsidR="002173A6" w:rsidDel="00153A75">
          <w:rPr>
            <w:webHidden/>
          </w:rPr>
          <w:delText>28</w:delText>
        </w:r>
        <w:r w:rsidR="002173A6" w:rsidDel="00153A75">
          <w:rPr>
            <w:webHidden/>
          </w:rPr>
          <w:fldChar w:fldCharType="end"/>
        </w:r>
        <w:r w:rsidDel="00153A75">
          <w:fldChar w:fldCharType="end"/>
        </w:r>
      </w:del>
    </w:p>
    <w:p w14:paraId="67753EFA" w14:textId="64C61C9E" w:rsidR="002173A6" w:rsidDel="00153A75" w:rsidRDefault="00153A75">
      <w:pPr>
        <w:pStyle w:val="TOC2"/>
        <w:tabs>
          <w:tab w:val="left" w:pos="1680"/>
        </w:tabs>
        <w:rPr>
          <w:del w:id="233" w:author="Dick" w:date="2019-07-08T04:56:00Z"/>
          <w:rFonts w:asciiTheme="minorHAnsi" w:eastAsiaTheme="minorEastAsia" w:hAnsiTheme="minorHAnsi" w:cstheme="minorBidi"/>
          <w:sz w:val="22"/>
          <w:szCs w:val="22"/>
        </w:rPr>
      </w:pPr>
      <w:del w:id="234" w:author="Dick" w:date="2019-07-08T04:56:00Z">
        <w:r w:rsidDel="00153A75">
          <w:fldChar w:fldCharType="begin"/>
        </w:r>
        <w:r w:rsidDel="00153A75">
          <w:delInstrText xml:space="preserve"> HYPERLINK \l "_Toc525735623" </w:delInstrText>
        </w:r>
        <w:r w:rsidDel="00153A75">
          <w:fldChar w:fldCharType="separate"/>
        </w:r>
      </w:del>
      <w:ins w:id="235" w:author="Dick" w:date="2019-07-08T04:56:00Z">
        <w:r>
          <w:rPr>
            <w:b/>
            <w:bCs/>
          </w:rPr>
          <w:t>Error! Hyperlink reference not valid.</w:t>
        </w:r>
      </w:ins>
      <w:del w:id="236" w:author="Dick" w:date="2019-07-08T04:56:00Z">
        <w:r w:rsidR="002173A6" w:rsidRPr="0008169E" w:rsidDel="00153A75">
          <w:rPr>
            <w:rStyle w:val="Hyperlink"/>
            <w:lang w:val="en-ZA" w:eastAsia="en-ZA"/>
          </w:rPr>
          <w:delText>7.7</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Debugging remote connection issues</w:delText>
        </w:r>
        <w:r w:rsidR="002173A6" w:rsidDel="00153A75">
          <w:rPr>
            <w:webHidden/>
          </w:rPr>
          <w:tab/>
        </w:r>
        <w:r w:rsidR="002173A6" w:rsidDel="00153A75">
          <w:rPr>
            <w:webHidden/>
          </w:rPr>
          <w:fldChar w:fldCharType="begin"/>
        </w:r>
        <w:r w:rsidR="002173A6" w:rsidDel="00153A75">
          <w:rPr>
            <w:webHidden/>
          </w:rPr>
          <w:delInstrText xml:space="preserve"> PAGEREF _Toc525735623 \h </w:delInstrText>
        </w:r>
        <w:r w:rsidR="002173A6" w:rsidDel="00153A75">
          <w:rPr>
            <w:webHidden/>
          </w:rPr>
        </w:r>
        <w:r w:rsidR="002173A6" w:rsidDel="00153A75">
          <w:rPr>
            <w:webHidden/>
          </w:rPr>
          <w:fldChar w:fldCharType="separate"/>
        </w:r>
        <w:r w:rsidR="002173A6" w:rsidDel="00153A75">
          <w:rPr>
            <w:webHidden/>
          </w:rPr>
          <w:delText>29</w:delText>
        </w:r>
        <w:r w:rsidR="002173A6" w:rsidDel="00153A75">
          <w:rPr>
            <w:webHidden/>
          </w:rPr>
          <w:fldChar w:fldCharType="end"/>
        </w:r>
        <w:r w:rsidDel="00153A75">
          <w:fldChar w:fldCharType="end"/>
        </w:r>
      </w:del>
    </w:p>
    <w:p w14:paraId="17FDE92B" w14:textId="2D3D7310" w:rsidR="002173A6" w:rsidDel="00153A75" w:rsidRDefault="00153A75">
      <w:pPr>
        <w:pStyle w:val="TOC1"/>
        <w:rPr>
          <w:del w:id="237" w:author="Dick" w:date="2019-07-08T04:56:00Z"/>
          <w:rFonts w:asciiTheme="minorHAnsi" w:eastAsiaTheme="minorEastAsia" w:hAnsiTheme="minorHAnsi" w:cstheme="minorBidi"/>
          <w:b w:val="0"/>
          <w:sz w:val="22"/>
          <w:szCs w:val="22"/>
        </w:rPr>
      </w:pPr>
      <w:del w:id="238" w:author="Dick" w:date="2019-07-08T04:56:00Z">
        <w:r w:rsidDel="00153A75">
          <w:rPr>
            <w:b w:val="0"/>
          </w:rPr>
          <w:fldChar w:fldCharType="begin"/>
        </w:r>
        <w:r w:rsidDel="00153A75">
          <w:delInstrText xml:space="preserve"> HYPERLINK \l "_Toc525735624" </w:delInstrText>
        </w:r>
        <w:r w:rsidDel="00153A75">
          <w:rPr>
            <w:b w:val="0"/>
          </w:rPr>
          <w:fldChar w:fldCharType="separate"/>
        </w:r>
      </w:del>
      <w:ins w:id="239" w:author="Dick" w:date="2019-07-08T04:56:00Z">
        <w:r>
          <w:rPr>
            <w:b w:val="0"/>
            <w:bCs/>
          </w:rPr>
          <w:t>Error! Hyperlink reference not valid.</w:t>
        </w:r>
      </w:ins>
      <w:del w:id="240" w:author="Dick" w:date="2019-07-08T04:56:00Z">
        <w:r w:rsidR="002173A6" w:rsidRPr="0008169E" w:rsidDel="00153A75">
          <w:rPr>
            <w:rStyle w:val="Hyperlink"/>
            <w:lang w:val="en-ZA" w:eastAsia="en-ZA"/>
          </w:rPr>
          <w:delText>8</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MV# Debugger Extension</w:delText>
        </w:r>
        <w:r w:rsidR="002173A6" w:rsidDel="00153A75">
          <w:rPr>
            <w:webHidden/>
          </w:rPr>
          <w:tab/>
        </w:r>
        <w:r w:rsidR="002173A6" w:rsidDel="00153A75">
          <w:rPr>
            <w:b w:val="0"/>
            <w:webHidden/>
          </w:rPr>
          <w:fldChar w:fldCharType="begin"/>
        </w:r>
        <w:r w:rsidR="002173A6" w:rsidDel="00153A75">
          <w:rPr>
            <w:webHidden/>
          </w:rPr>
          <w:delInstrText xml:space="preserve"> PAGEREF _Toc525735624 \h </w:delInstrText>
        </w:r>
        <w:r w:rsidR="002173A6" w:rsidDel="00153A75">
          <w:rPr>
            <w:b w:val="0"/>
            <w:webHidden/>
          </w:rPr>
        </w:r>
        <w:r w:rsidR="002173A6" w:rsidDel="00153A75">
          <w:rPr>
            <w:b w:val="0"/>
            <w:webHidden/>
          </w:rPr>
          <w:fldChar w:fldCharType="separate"/>
        </w:r>
        <w:r w:rsidR="002173A6" w:rsidDel="00153A75">
          <w:rPr>
            <w:webHidden/>
          </w:rPr>
          <w:delText>30</w:delText>
        </w:r>
        <w:r w:rsidR="002173A6" w:rsidDel="00153A75">
          <w:rPr>
            <w:b w:val="0"/>
            <w:webHidden/>
          </w:rPr>
          <w:fldChar w:fldCharType="end"/>
        </w:r>
        <w:r w:rsidDel="00153A75">
          <w:rPr>
            <w:b w:val="0"/>
          </w:rPr>
          <w:fldChar w:fldCharType="end"/>
        </w:r>
      </w:del>
    </w:p>
    <w:p w14:paraId="02E6E320" w14:textId="5F1C9549" w:rsidR="002173A6" w:rsidDel="00153A75" w:rsidRDefault="00153A75">
      <w:pPr>
        <w:pStyle w:val="TOC2"/>
        <w:tabs>
          <w:tab w:val="left" w:pos="1680"/>
        </w:tabs>
        <w:rPr>
          <w:del w:id="241" w:author="Dick" w:date="2019-07-08T04:56:00Z"/>
          <w:rFonts w:asciiTheme="minorHAnsi" w:eastAsiaTheme="minorEastAsia" w:hAnsiTheme="minorHAnsi" w:cstheme="minorBidi"/>
          <w:sz w:val="22"/>
          <w:szCs w:val="22"/>
        </w:rPr>
      </w:pPr>
      <w:del w:id="242" w:author="Dick" w:date="2019-07-08T04:56:00Z">
        <w:r w:rsidDel="00153A75">
          <w:fldChar w:fldCharType="begin"/>
        </w:r>
        <w:r w:rsidDel="00153A75">
          <w:delInstrText xml:space="preserve"> HYPERLINK \l "_Toc525735625" </w:delInstrText>
        </w:r>
        <w:r w:rsidDel="00153A75">
          <w:fldChar w:fldCharType="separate"/>
        </w:r>
      </w:del>
      <w:ins w:id="243" w:author="Dick" w:date="2019-07-08T04:56:00Z">
        <w:r>
          <w:rPr>
            <w:b/>
            <w:bCs/>
          </w:rPr>
          <w:t>Error! Hyperlink reference not valid.</w:t>
        </w:r>
      </w:ins>
      <w:del w:id="244" w:author="Dick" w:date="2019-07-08T04:56:00Z">
        <w:r w:rsidR="002173A6" w:rsidRPr="0008169E" w:rsidDel="00153A75">
          <w:rPr>
            <w:rStyle w:val="Hyperlink"/>
            <w:lang w:val="en-ZA" w:eastAsia="en-ZA"/>
          </w:rPr>
          <w:delText>8.1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Starting the debugger</w:delText>
        </w:r>
        <w:r w:rsidR="002173A6" w:rsidDel="00153A75">
          <w:rPr>
            <w:webHidden/>
          </w:rPr>
          <w:tab/>
        </w:r>
        <w:r w:rsidR="002173A6" w:rsidDel="00153A75">
          <w:rPr>
            <w:webHidden/>
          </w:rPr>
          <w:fldChar w:fldCharType="begin"/>
        </w:r>
        <w:r w:rsidR="002173A6" w:rsidDel="00153A75">
          <w:rPr>
            <w:webHidden/>
          </w:rPr>
          <w:delInstrText xml:space="preserve"> PAGEREF _Toc525735625 \h </w:delInstrText>
        </w:r>
        <w:r w:rsidR="002173A6" w:rsidDel="00153A75">
          <w:rPr>
            <w:webHidden/>
          </w:rPr>
        </w:r>
        <w:r w:rsidR="002173A6" w:rsidDel="00153A75">
          <w:rPr>
            <w:webHidden/>
          </w:rPr>
          <w:fldChar w:fldCharType="separate"/>
        </w:r>
        <w:r w:rsidR="002173A6" w:rsidDel="00153A75">
          <w:rPr>
            <w:webHidden/>
          </w:rPr>
          <w:delText>31</w:delText>
        </w:r>
        <w:r w:rsidR="002173A6" w:rsidDel="00153A75">
          <w:rPr>
            <w:webHidden/>
          </w:rPr>
          <w:fldChar w:fldCharType="end"/>
        </w:r>
        <w:r w:rsidDel="00153A75">
          <w:fldChar w:fldCharType="end"/>
        </w:r>
      </w:del>
    </w:p>
    <w:p w14:paraId="6EA4078E" w14:textId="6D131B41" w:rsidR="002173A6" w:rsidDel="00153A75" w:rsidRDefault="00153A75">
      <w:pPr>
        <w:pStyle w:val="TOC2"/>
        <w:tabs>
          <w:tab w:val="left" w:pos="1680"/>
        </w:tabs>
        <w:rPr>
          <w:del w:id="245" w:author="Dick" w:date="2019-07-08T04:56:00Z"/>
          <w:rFonts w:asciiTheme="minorHAnsi" w:eastAsiaTheme="minorEastAsia" w:hAnsiTheme="minorHAnsi" w:cstheme="minorBidi"/>
          <w:sz w:val="22"/>
          <w:szCs w:val="22"/>
        </w:rPr>
      </w:pPr>
      <w:del w:id="246" w:author="Dick" w:date="2019-07-08T04:56:00Z">
        <w:r w:rsidDel="00153A75">
          <w:fldChar w:fldCharType="begin"/>
        </w:r>
        <w:r w:rsidDel="00153A75">
          <w:delInstrText xml:space="preserve"> HYPERLINK \l "_Toc525735626" </w:delInstrText>
        </w:r>
        <w:r w:rsidDel="00153A75">
          <w:fldChar w:fldCharType="separate"/>
        </w:r>
      </w:del>
      <w:ins w:id="247" w:author="Dick" w:date="2019-07-08T04:56:00Z">
        <w:r>
          <w:rPr>
            <w:b/>
            <w:bCs/>
          </w:rPr>
          <w:t>Error! Hyperlink reference not valid.</w:t>
        </w:r>
      </w:ins>
      <w:del w:id="248" w:author="Dick" w:date="2019-07-08T04:56:00Z">
        <w:r w:rsidR="002173A6" w:rsidRPr="0008169E" w:rsidDel="00153A75">
          <w:rPr>
            <w:rStyle w:val="Hyperlink"/>
            <w:lang w:val="en-ZA" w:eastAsia="en-ZA"/>
          </w:rPr>
          <w:delText>8.2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Debugging features</w:delText>
        </w:r>
        <w:r w:rsidR="002173A6" w:rsidDel="00153A75">
          <w:rPr>
            <w:webHidden/>
          </w:rPr>
          <w:tab/>
        </w:r>
        <w:r w:rsidR="002173A6" w:rsidDel="00153A75">
          <w:rPr>
            <w:webHidden/>
          </w:rPr>
          <w:fldChar w:fldCharType="begin"/>
        </w:r>
        <w:r w:rsidR="002173A6" w:rsidDel="00153A75">
          <w:rPr>
            <w:webHidden/>
          </w:rPr>
          <w:delInstrText xml:space="preserve"> PAGEREF _Toc525735626 \h </w:delInstrText>
        </w:r>
        <w:r w:rsidR="002173A6" w:rsidDel="00153A75">
          <w:rPr>
            <w:webHidden/>
          </w:rPr>
        </w:r>
        <w:r w:rsidR="002173A6" w:rsidDel="00153A75">
          <w:rPr>
            <w:webHidden/>
          </w:rPr>
          <w:fldChar w:fldCharType="separate"/>
        </w:r>
        <w:r w:rsidR="002173A6" w:rsidDel="00153A75">
          <w:rPr>
            <w:webHidden/>
          </w:rPr>
          <w:delText>33</w:delText>
        </w:r>
        <w:r w:rsidR="002173A6" w:rsidDel="00153A75">
          <w:rPr>
            <w:webHidden/>
          </w:rPr>
          <w:fldChar w:fldCharType="end"/>
        </w:r>
        <w:r w:rsidDel="00153A75">
          <w:fldChar w:fldCharType="end"/>
        </w:r>
      </w:del>
    </w:p>
    <w:p w14:paraId="25C2D6FD" w14:textId="3629E293" w:rsidR="002173A6" w:rsidDel="00153A75" w:rsidRDefault="00153A75">
      <w:pPr>
        <w:pStyle w:val="TOC2"/>
        <w:tabs>
          <w:tab w:val="left" w:pos="1680"/>
        </w:tabs>
        <w:rPr>
          <w:del w:id="249" w:author="Dick" w:date="2019-07-08T04:56:00Z"/>
          <w:rFonts w:asciiTheme="minorHAnsi" w:eastAsiaTheme="minorEastAsia" w:hAnsiTheme="minorHAnsi" w:cstheme="minorBidi"/>
          <w:sz w:val="22"/>
          <w:szCs w:val="22"/>
        </w:rPr>
      </w:pPr>
      <w:del w:id="250" w:author="Dick" w:date="2019-07-08T04:56:00Z">
        <w:r w:rsidDel="00153A75">
          <w:fldChar w:fldCharType="begin"/>
        </w:r>
        <w:r w:rsidDel="00153A75">
          <w:delInstrText xml:space="preserve"> HYPERLINK \l "_Toc525735627" </w:delInstrText>
        </w:r>
        <w:r w:rsidDel="00153A75">
          <w:fldChar w:fldCharType="separate"/>
        </w:r>
      </w:del>
      <w:ins w:id="251" w:author="Dick" w:date="2019-07-08T04:56:00Z">
        <w:r>
          <w:rPr>
            <w:b/>
            <w:bCs/>
          </w:rPr>
          <w:t>Error! Hyperlink reference not valid.</w:t>
        </w:r>
      </w:ins>
      <w:del w:id="252" w:author="Dick" w:date="2019-07-08T04:56:00Z">
        <w:r w:rsidR="002173A6" w:rsidRPr="0008169E" w:rsidDel="00153A75">
          <w:rPr>
            <w:rStyle w:val="Hyperlink"/>
            <w:lang w:val="en-ZA" w:eastAsia="en-ZA"/>
          </w:rPr>
          <w:delText>8.3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Call Stack</w:delText>
        </w:r>
        <w:r w:rsidR="002173A6" w:rsidDel="00153A75">
          <w:rPr>
            <w:webHidden/>
          </w:rPr>
          <w:tab/>
        </w:r>
        <w:r w:rsidR="002173A6" w:rsidDel="00153A75">
          <w:rPr>
            <w:webHidden/>
          </w:rPr>
          <w:fldChar w:fldCharType="begin"/>
        </w:r>
        <w:r w:rsidR="002173A6" w:rsidDel="00153A75">
          <w:rPr>
            <w:webHidden/>
          </w:rPr>
          <w:delInstrText xml:space="preserve"> PAGEREF _Toc525735627 \h </w:delInstrText>
        </w:r>
        <w:r w:rsidR="002173A6" w:rsidDel="00153A75">
          <w:rPr>
            <w:webHidden/>
          </w:rPr>
        </w:r>
        <w:r w:rsidR="002173A6" w:rsidDel="00153A75">
          <w:rPr>
            <w:webHidden/>
          </w:rPr>
          <w:fldChar w:fldCharType="separate"/>
        </w:r>
        <w:r w:rsidR="002173A6" w:rsidDel="00153A75">
          <w:rPr>
            <w:webHidden/>
          </w:rPr>
          <w:delText>35</w:delText>
        </w:r>
        <w:r w:rsidR="002173A6" w:rsidDel="00153A75">
          <w:rPr>
            <w:webHidden/>
          </w:rPr>
          <w:fldChar w:fldCharType="end"/>
        </w:r>
        <w:r w:rsidDel="00153A75">
          <w:fldChar w:fldCharType="end"/>
        </w:r>
      </w:del>
    </w:p>
    <w:p w14:paraId="3EBE70D1" w14:textId="31C80F05" w:rsidR="002173A6" w:rsidDel="00153A75" w:rsidRDefault="00153A75">
      <w:pPr>
        <w:pStyle w:val="TOC1"/>
        <w:rPr>
          <w:del w:id="253" w:author="Dick" w:date="2019-07-08T04:56:00Z"/>
          <w:rFonts w:asciiTheme="minorHAnsi" w:eastAsiaTheme="minorEastAsia" w:hAnsiTheme="minorHAnsi" w:cstheme="minorBidi"/>
          <w:b w:val="0"/>
          <w:sz w:val="22"/>
          <w:szCs w:val="22"/>
        </w:rPr>
      </w:pPr>
      <w:del w:id="254" w:author="Dick" w:date="2019-07-08T04:56:00Z">
        <w:r w:rsidDel="00153A75">
          <w:rPr>
            <w:b w:val="0"/>
          </w:rPr>
          <w:fldChar w:fldCharType="begin"/>
        </w:r>
        <w:r w:rsidDel="00153A75">
          <w:delInstrText xml:space="preserve"> HYPERLINK \l "_Toc525735628" </w:delInstrText>
        </w:r>
        <w:r w:rsidDel="00153A75">
          <w:rPr>
            <w:b w:val="0"/>
          </w:rPr>
          <w:fldChar w:fldCharType="separate"/>
        </w:r>
      </w:del>
      <w:ins w:id="255" w:author="Dick" w:date="2019-07-08T04:56:00Z">
        <w:r>
          <w:rPr>
            <w:b w:val="0"/>
            <w:bCs/>
          </w:rPr>
          <w:t>Error! Hyperlink reference not valid.</w:t>
        </w:r>
      </w:ins>
      <w:del w:id="256" w:author="Dick" w:date="2019-07-08T04:56:00Z">
        <w:r w:rsidR="002173A6" w:rsidRPr="0008169E" w:rsidDel="00153A75">
          <w:rPr>
            <w:rStyle w:val="Hyperlink"/>
            <w:lang w:val="en-ZA" w:eastAsia="en-ZA"/>
          </w:rPr>
          <w:delText>9</w:delText>
        </w:r>
        <w:r w:rsidR="002173A6" w:rsidDel="00153A75">
          <w:rPr>
            <w:rFonts w:asciiTheme="minorHAnsi" w:eastAsiaTheme="minorEastAsia" w:hAnsiTheme="minorHAnsi" w:cstheme="minorBidi"/>
            <w:b w:val="0"/>
            <w:sz w:val="22"/>
            <w:szCs w:val="22"/>
          </w:rPr>
          <w:tab/>
        </w:r>
        <w:r w:rsidR="002173A6" w:rsidRPr="0008169E" w:rsidDel="00153A75">
          <w:rPr>
            <w:rStyle w:val="Hyperlink"/>
            <w:lang w:val="en-ZA" w:eastAsia="en-ZA"/>
          </w:rPr>
          <w:delText>MV# TCL Extension</w:delText>
        </w:r>
        <w:r w:rsidR="002173A6" w:rsidDel="00153A75">
          <w:rPr>
            <w:webHidden/>
          </w:rPr>
          <w:tab/>
        </w:r>
        <w:r w:rsidR="002173A6" w:rsidDel="00153A75">
          <w:rPr>
            <w:b w:val="0"/>
            <w:webHidden/>
          </w:rPr>
          <w:fldChar w:fldCharType="begin"/>
        </w:r>
        <w:r w:rsidR="002173A6" w:rsidDel="00153A75">
          <w:rPr>
            <w:webHidden/>
          </w:rPr>
          <w:delInstrText xml:space="preserve"> PAGEREF _Toc525735628 \h </w:delInstrText>
        </w:r>
        <w:r w:rsidR="002173A6" w:rsidDel="00153A75">
          <w:rPr>
            <w:b w:val="0"/>
            <w:webHidden/>
          </w:rPr>
        </w:r>
        <w:r w:rsidR="002173A6" w:rsidDel="00153A75">
          <w:rPr>
            <w:b w:val="0"/>
            <w:webHidden/>
          </w:rPr>
          <w:fldChar w:fldCharType="separate"/>
        </w:r>
        <w:r w:rsidR="002173A6" w:rsidDel="00153A75">
          <w:rPr>
            <w:webHidden/>
          </w:rPr>
          <w:delText>37</w:delText>
        </w:r>
        <w:r w:rsidR="002173A6" w:rsidDel="00153A75">
          <w:rPr>
            <w:b w:val="0"/>
            <w:webHidden/>
          </w:rPr>
          <w:fldChar w:fldCharType="end"/>
        </w:r>
        <w:r w:rsidDel="00153A75">
          <w:rPr>
            <w:b w:val="0"/>
          </w:rPr>
          <w:fldChar w:fldCharType="end"/>
        </w:r>
      </w:del>
    </w:p>
    <w:p w14:paraId="2AFAD1A7" w14:textId="6C7DAB83" w:rsidR="002173A6" w:rsidDel="00153A75" w:rsidRDefault="00153A75">
      <w:pPr>
        <w:pStyle w:val="TOC2"/>
        <w:tabs>
          <w:tab w:val="left" w:pos="1680"/>
        </w:tabs>
        <w:rPr>
          <w:del w:id="257" w:author="Dick" w:date="2019-07-08T04:56:00Z"/>
          <w:rFonts w:asciiTheme="minorHAnsi" w:eastAsiaTheme="minorEastAsia" w:hAnsiTheme="minorHAnsi" w:cstheme="minorBidi"/>
          <w:sz w:val="22"/>
          <w:szCs w:val="22"/>
        </w:rPr>
      </w:pPr>
      <w:del w:id="258" w:author="Dick" w:date="2019-07-08T04:56:00Z">
        <w:r w:rsidDel="00153A75">
          <w:fldChar w:fldCharType="begin"/>
        </w:r>
        <w:r w:rsidDel="00153A75">
          <w:delInstrText xml:space="preserve"> HYPERLINK \l "_Toc525735629" </w:delInstrText>
        </w:r>
        <w:r w:rsidDel="00153A75">
          <w:fldChar w:fldCharType="separate"/>
        </w:r>
      </w:del>
      <w:ins w:id="259" w:author="Dick" w:date="2019-07-08T04:56:00Z">
        <w:r>
          <w:rPr>
            <w:b/>
            <w:bCs/>
          </w:rPr>
          <w:t>Error! Hyperlink reference not valid.</w:t>
        </w:r>
      </w:ins>
      <w:del w:id="260" w:author="Dick" w:date="2019-07-08T04:56:00Z">
        <w:r w:rsidR="002173A6" w:rsidRPr="0008169E" w:rsidDel="00153A75">
          <w:rPr>
            <w:rStyle w:val="Hyperlink"/>
            <w:lang w:val="en-ZA" w:eastAsia="en-ZA"/>
          </w:rPr>
          <w:delText>9.1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Establishing a TCL session.</w:delText>
        </w:r>
        <w:r w:rsidR="002173A6" w:rsidDel="00153A75">
          <w:rPr>
            <w:webHidden/>
          </w:rPr>
          <w:tab/>
        </w:r>
        <w:r w:rsidR="002173A6" w:rsidDel="00153A75">
          <w:rPr>
            <w:webHidden/>
          </w:rPr>
          <w:fldChar w:fldCharType="begin"/>
        </w:r>
        <w:r w:rsidR="002173A6" w:rsidDel="00153A75">
          <w:rPr>
            <w:webHidden/>
          </w:rPr>
          <w:delInstrText xml:space="preserve"> PAGEREF _Toc525735629 \h </w:delInstrText>
        </w:r>
        <w:r w:rsidR="002173A6" w:rsidDel="00153A75">
          <w:rPr>
            <w:webHidden/>
          </w:rPr>
        </w:r>
        <w:r w:rsidR="002173A6" w:rsidDel="00153A75">
          <w:rPr>
            <w:webHidden/>
          </w:rPr>
          <w:fldChar w:fldCharType="separate"/>
        </w:r>
        <w:r w:rsidR="002173A6" w:rsidDel="00153A75">
          <w:rPr>
            <w:webHidden/>
          </w:rPr>
          <w:delText>38</w:delText>
        </w:r>
        <w:r w:rsidR="002173A6" w:rsidDel="00153A75">
          <w:rPr>
            <w:webHidden/>
          </w:rPr>
          <w:fldChar w:fldCharType="end"/>
        </w:r>
        <w:r w:rsidDel="00153A75">
          <w:fldChar w:fldCharType="end"/>
        </w:r>
      </w:del>
    </w:p>
    <w:p w14:paraId="7349B155" w14:textId="58910098" w:rsidR="002173A6" w:rsidDel="00153A75" w:rsidRDefault="00153A75">
      <w:pPr>
        <w:pStyle w:val="TOC2"/>
        <w:tabs>
          <w:tab w:val="left" w:pos="1680"/>
        </w:tabs>
        <w:rPr>
          <w:del w:id="261" w:author="Dick" w:date="2019-07-08T04:56:00Z"/>
          <w:rFonts w:asciiTheme="minorHAnsi" w:eastAsiaTheme="minorEastAsia" w:hAnsiTheme="minorHAnsi" w:cstheme="minorBidi"/>
          <w:sz w:val="22"/>
          <w:szCs w:val="22"/>
        </w:rPr>
      </w:pPr>
      <w:del w:id="262" w:author="Dick" w:date="2019-07-08T04:56:00Z">
        <w:r w:rsidDel="00153A75">
          <w:fldChar w:fldCharType="begin"/>
        </w:r>
        <w:r w:rsidDel="00153A75">
          <w:delInstrText xml:space="preserve"> HYPERLINK \l "_Toc525735630" </w:delInstrText>
        </w:r>
        <w:r w:rsidDel="00153A75">
          <w:fldChar w:fldCharType="separate"/>
        </w:r>
      </w:del>
      <w:ins w:id="263" w:author="Dick" w:date="2019-07-08T04:56:00Z">
        <w:r>
          <w:rPr>
            <w:b/>
            <w:bCs/>
          </w:rPr>
          <w:t>Error! Hyperlink reference not valid.</w:t>
        </w:r>
      </w:ins>
      <w:del w:id="264" w:author="Dick" w:date="2019-07-08T04:56:00Z">
        <w:r w:rsidR="002173A6" w:rsidRPr="0008169E" w:rsidDel="00153A75">
          <w:rPr>
            <w:rStyle w:val="Hyperlink"/>
            <w:lang w:val="en-ZA" w:eastAsia="en-ZA"/>
          </w:rPr>
          <w:delText>9.2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TCL Features</w:delText>
        </w:r>
        <w:r w:rsidR="002173A6" w:rsidDel="00153A75">
          <w:rPr>
            <w:webHidden/>
          </w:rPr>
          <w:tab/>
        </w:r>
        <w:r w:rsidR="002173A6" w:rsidDel="00153A75">
          <w:rPr>
            <w:webHidden/>
          </w:rPr>
          <w:fldChar w:fldCharType="begin"/>
        </w:r>
        <w:r w:rsidR="002173A6" w:rsidDel="00153A75">
          <w:rPr>
            <w:webHidden/>
          </w:rPr>
          <w:delInstrText xml:space="preserve"> PAGEREF _Toc525735630 \h </w:delInstrText>
        </w:r>
        <w:r w:rsidR="002173A6" w:rsidDel="00153A75">
          <w:rPr>
            <w:webHidden/>
          </w:rPr>
        </w:r>
        <w:r w:rsidR="002173A6" w:rsidDel="00153A75">
          <w:rPr>
            <w:webHidden/>
          </w:rPr>
          <w:fldChar w:fldCharType="separate"/>
        </w:r>
        <w:r w:rsidR="002173A6" w:rsidDel="00153A75">
          <w:rPr>
            <w:webHidden/>
          </w:rPr>
          <w:delText>40</w:delText>
        </w:r>
        <w:r w:rsidR="002173A6" w:rsidDel="00153A75">
          <w:rPr>
            <w:webHidden/>
          </w:rPr>
          <w:fldChar w:fldCharType="end"/>
        </w:r>
        <w:r w:rsidDel="00153A75">
          <w:fldChar w:fldCharType="end"/>
        </w:r>
      </w:del>
    </w:p>
    <w:p w14:paraId="6D24F686" w14:textId="5C0C7C96" w:rsidR="002173A6" w:rsidDel="00153A75" w:rsidRDefault="00153A75">
      <w:pPr>
        <w:pStyle w:val="TOC3"/>
        <w:tabs>
          <w:tab w:val="left" w:pos="1865"/>
        </w:tabs>
        <w:rPr>
          <w:del w:id="265" w:author="Dick" w:date="2019-07-08T04:56:00Z"/>
          <w:rFonts w:asciiTheme="minorHAnsi" w:eastAsiaTheme="minorEastAsia" w:hAnsiTheme="minorHAnsi" w:cstheme="minorBidi"/>
          <w:sz w:val="22"/>
          <w:szCs w:val="22"/>
        </w:rPr>
      </w:pPr>
      <w:del w:id="266" w:author="Dick" w:date="2019-07-08T04:56:00Z">
        <w:r w:rsidDel="00153A75">
          <w:fldChar w:fldCharType="begin"/>
        </w:r>
        <w:r w:rsidDel="00153A75">
          <w:delInstrText xml:space="preserve"> HYPERLINK \l "_Toc525735631" </w:delInstrText>
        </w:r>
        <w:r w:rsidDel="00153A75">
          <w:fldChar w:fldCharType="separate"/>
        </w:r>
      </w:del>
      <w:ins w:id="267" w:author="Dick" w:date="2019-07-08T04:56:00Z">
        <w:r>
          <w:rPr>
            <w:b/>
            <w:bCs/>
          </w:rPr>
          <w:t>Error! Hyperlink reference not valid.</w:t>
        </w:r>
      </w:ins>
      <w:del w:id="268" w:author="Dick" w:date="2019-07-08T04:56:00Z">
        <w:r w:rsidR="002173A6" w:rsidRPr="0008169E" w:rsidDel="00153A75">
          <w:rPr>
            <w:rStyle w:val="Hyperlink"/>
            <w:lang w:val="en-ZA" w:eastAsia="en-ZA"/>
          </w:rPr>
          <w:delText>9.2.1</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Intellisense</w:delText>
        </w:r>
        <w:r w:rsidR="002173A6" w:rsidDel="00153A75">
          <w:rPr>
            <w:webHidden/>
          </w:rPr>
          <w:tab/>
        </w:r>
        <w:r w:rsidR="002173A6" w:rsidDel="00153A75">
          <w:rPr>
            <w:webHidden/>
          </w:rPr>
          <w:fldChar w:fldCharType="begin"/>
        </w:r>
        <w:r w:rsidR="002173A6" w:rsidDel="00153A75">
          <w:rPr>
            <w:webHidden/>
          </w:rPr>
          <w:delInstrText xml:space="preserve"> PAGEREF _Toc525735631 \h </w:delInstrText>
        </w:r>
        <w:r w:rsidR="002173A6" w:rsidDel="00153A75">
          <w:rPr>
            <w:webHidden/>
          </w:rPr>
        </w:r>
        <w:r w:rsidR="002173A6" w:rsidDel="00153A75">
          <w:rPr>
            <w:webHidden/>
          </w:rPr>
          <w:fldChar w:fldCharType="separate"/>
        </w:r>
        <w:r w:rsidR="002173A6" w:rsidDel="00153A75">
          <w:rPr>
            <w:webHidden/>
          </w:rPr>
          <w:delText>40</w:delText>
        </w:r>
        <w:r w:rsidR="002173A6" w:rsidDel="00153A75">
          <w:rPr>
            <w:webHidden/>
          </w:rPr>
          <w:fldChar w:fldCharType="end"/>
        </w:r>
        <w:r w:rsidDel="00153A75">
          <w:fldChar w:fldCharType="end"/>
        </w:r>
      </w:del>
    </w:p>
    <w:p w14:paraId="3E125B35" w14:textId="3B9D168E" w:rsidR="002173A6" w:rsidDel="00153A75" w:rsidRDefault="00153A75">
      <w:pPr>
        <w:pStyle w:val="TOC3"/>
        <w:tabs>
          <w:tab w:val="left" w:pos="1865"/>
        </w:tabs>
        <w:rPr>
          <w:del w:id="269" w:author="Dick" w:date="2019-07-08T04:56:00Z"/>
          <w:rFonts w:asciiTheme="minorHAnsi" w:eastAsiaTheme="minorEastAsia" w:hAnsiTheme="minorHAnsi" w:cstheme="minorBidi"/>
          <w:sz w:val="22"/>
          <w:szCs w:val="22"/>
        </w:rPr>
      </w:pPr>
      <w:del w:id="270" w:author="Dick" w:date="2019-07-08T04:56:00Z">
        <w:r w:rsidDel="00153A75">
          <w:fldChar w:fldCharType="begin"/>
        </w:r>
        <w:r w:rsidDel="00153A75">
          <w:delInstrText xml:space="preserve"> HYPERLINK \l "_Toc525735632" </w:delInstrText>
        </w:r>
        <w:r w:rsidDel="00153A75">
          <w:fldChar w:fldCharType="separate"/>
        </w:r>
      </w:del>
      <w:ins w:id="271" w:author="Dick" w:date="2019-07-08T04:56:00Z">
        <w:r>
          <w:rPr>
            <w:b/>
            <w:bCs/>
          </w:rPr>
          <w:t>Error! Hyperlink reference not valid.</w:t>
        </w:r>
      </w:ins>
      <w:del w:id="272" w:author="Dick" w:date="2019-07-08T04:56:00Z">
        <w:r w:rsidR="002173A6" w:rsidRPr="0008169E" w:rsidDel="00153A75">
          <w:rPr>
            <w:rStyle w:val="Hyperlink"/>
            <w:lang w:val="en-ZA" w:eastAsia="en-ZA"/>
          </w:rPr>
          <w:delText>9.2.2</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Automatically execute script lines</w:delText>
        </w:r>
        <w:r w:rsidR="002173A6" w:rsidDel="00153A75">
          <w:rPr>
            <w:webHidden/>
          </w:rPr>
          <w:tab/>
        </w:r>
        <w:r w:rsidR="002173A6" w:rsidDel="00153A75">
          <w:rPr>
            <w:webHidden/>
          </w:rPr>
          <w:fldChar w:fldCharType="begin"/>
        </w:r>
        <w:r w:rsidR="002173A6" w:rsidDel="00153A75">
          <w:rPr>
            <w:webHidden/>
          </w:rPr>
          <w:delInstrText xml:space="preserve"> PAGEREF _Toc525735632 \h </w:delInstrText>
        </w:r>
        <w:r w:rsidR="002173A6" w:rsidDel="00153A75">
          <w:rPr>
            <w:webHidden/>
          </w:rPr>
        </w:r>
        <w:r w:rsidR="002173A6" w:rsidDel="00153A75">
          <w:rPr>
            <w:webHidden/>
          </w:rPr>
          <w:fldChar w:fldCharType="separate"/>
        </w:r>
        <w:r w:rsidR="002173A6" w:rsidDel="00153A75">
          <w:rPr>
            <w:webHidden/>
          </w:rPr>
          <w:delText>42</w:delText>
        </w:r>
        <w:r w:rsidR="002173A6" w:rsidDel="00153A75">
          <w:rPr>
            <w:webHidden/>
          </w:rPr>
          <w:fldChar w:fldCharType="end"/>
        </w:r>
        <w:r w:rsidDel="00153A75">
          <w:fldChar w:fldCharType="end"/>
        </w:r>
      </w:del>
    </w:p>
    <w:p w14:paraId="6141C2B7" w14:textId="35F82D0F" w:rsidR="002173A6" w:rsidDel="00153A75" w:rsidRDefault="00153A75">
      <w:pPr>
        <w:pStyle w:val="TOC3"/>
        <w:tabs>
          <w:tab w:val="left" w:pos="1865"/>
        </w:tabs>
        <w:rPr>
          <w:del w:id="273" w:author="Dick" w:date="2019-07-08T04:56:00Z"/>
          <w:rFonts w:asciiTheme="minorHAnsi" w:eastAsiaTheme="minorEastAsia" w:hAnsiTheme="minorHAnsi" w:cstheme="minorBidi"/>
          <w:sz w:val="22"/>
          <w:szCs w:val="22"/>
        </w:rPr>
      </w:pPr>
      <w:del w:id="274" w:author="Dick" w:date="2019-07-08T04:56:00Z">
        <w:r w:rsidDel="00153A75">
          <w:fldChar w:fldCharType="begin"/>
        </w:r>
        <w:r w:rsidDel="00153A75">
          <w:delInstrText xml:space="preserve"> HYPERLINK \l "_Toc525735633" </w:delInstrText>
        </w:r>
        <w:r w:rsidDel="00153A75">
          <w:fldChar w:fldCharType="separate"/>
        </w:r>
      </w:del>
      <w:ins w:id="275" w:author="Dick" w:date="2019-07-08T04:56:00Z">
        <w:r>
          <w:rPr>
            <w:b/>
            <w:bCs/>
          </w:rPr>
          <w:t>Error! Hyperlink reference not valid.</w:t>
        </w:r>
      </w:ins>
      <w:del w:id="276" w:author="Dick" w:date="2019-07-08T04:56:00Z">
        <w:r w:rsidR="002173A6" w:rsidRPr="0008169E" w:rsidDel="00153A75">
          <w:rPr>
            <w:rStyle w:val="Hyperlink"/>
            <w:lang w:val="en-ZA" w:eastAsia="en-ZA"/>
          </w:rPr>
          <w:delText>9.2.3</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Error highlighting</w:delText>
        </w:r>
        <w:r w:rsidR="002173A6" w:rsidDel="00153A75">
          <w:rPr>
            <w:webHidden/>
          </w:rPr>
          <w:tab/>
        </w:r>
        <w:r w:rsidR="002173A6" w:rsidDel="00153A75">
          <w:rPr>
            <w:webHidden/>
          </w:rPr>
          <w:fldChar w:fldCharType="begin"/>
        </w:r>
        <w:r w:rsidR="002173A6" w:rsidDel="00153A75">
          <w:rPr>
            <w:webHidden/>
          </w:rPr>
          <w:delInstrText xml:space="preserve"> PAGEREF _Toc525735633 \h </w:delInstrText>
        </w:r>
        <w:r w:rsidR="002173A6" w:rsidDel="00153A75">
          <w:rPr>
            <w:webHidden/>
          </w:rPr>
        </w:r>
        <w:r w:rsidR="002173A6" w:rsidDel="00153A75">
          <w:rPr>
            <w:webHidden/>
          </w:rPr>
          <w:fldChar w:fldCharType="separate"/>
        </w:r>
        <w:r w:rsidR="002173A6" w:rsidDel="00153A75">
          <w:rPr>
            <w:webHidden/>
          </w:rPr>
          <w:delText>43</w:delText>
        </w:r>
        <w:r w:rsidR="002173A6" w:rsidDel="00153A75">
          <w:rPr>
            <w:webHidden/>
          </w:rPr>
          <w:fldChar w:fldCharType="end"/>
        </w:r>
        <w:r w:rsidDel="00153A75">
          <w:fldChar w:fldCharType="end"/>
        </w:r>
      </w:del>
    </w:p>
    <w:p w14:paraId="32D7C4BE" w14:textId="58B4BA2F" w:rsidR="002173A6" w:rsidDel="00153A75" w:rsidRDefault="00153A75">
      <w:pPr>
        <w:pStyle w:val="TOC3"/>
        <w:tabs>
          <w:tab w:val="left" w:pos="1865"/>
        </w:tabs>
        <w:rPr>
          <w:del w:id="277" w:author="Dick" w:date="2019-07-08T04:56:00Z"/>
          <w:rFonts w:asciiTheme="minorHAnsi" w:eastAsiaTheme="minorEastAsia" w:hAnsiTheme="minorHAnsi" w:cstheme="minorBidi"/>
          <w:sz w:val="22"/>
          <w:szCs w:val="22"/>
        </w:rPr>
      </w:pPr>
      <w:del w:id="278" w:author="Dick" w:date="2019-07-08T04:56:00Z">
        <w:r w:rsidDel="00153A75">
          <w:fldChar w:fldCharType="begin"/>
        </w:r>
        <w:r w:rsidDel="00153A75">
          <w:delInstrText xml:space="preserve"> HYPERLINK \l "_Toc525735634" </w:delInstrText>
        </w:r>
        <w:r w:rsidDel="00153A75">
          <w:fldChar w:fldCharType="separate"/>
        </w:r>
      </w:del>
      <w:ins w:id="279" w:author="Dick" w:date="2019-07-08T04:56:00Z">
        <w:r>
          <w:rPr>
            <w:b/>
            <w:bCs/>
          </w:rPr>
          <w:t>Error! Hyperlink reference not valid.</w:t>
        </w:r>
      </w:ins>
      <w:del w:id="280" w:author="Dick" w:date="2019-07-08T04:56:00Z">
        <w:r w:rsidR="002173A6" w:rsidRPr="0008169E" w:rsidDel="00153A75">
          <w:rPr>
            <w:rStyle w:val="Hyperlink"/>
            <w:lang w:val="en-ZA" w:eastAsia="en-ZA"/>
          </w:rPr>
          <w:delText>9.2.4</w:delText>
        </w:r>
        <w:r w:rsidR="002173A6" w:rsidDel="00153A75">
          <w:rPr>
            <w:rFonts w:asciiTheme="minorHAnsi" w:eastAsiaTheme="minorEastAsia" w:hAnsiTheme="minorHAnsi" w:cstheme="minorBidi"/>
            <w:sz w:val="22"/>
            <w:szCs w:val="22"/>
          </w:rPr>
          <w:tab/>
        </w:r>
        <w:r w:rsidR="002173A6" w:rsidRPr="0008169E" w:rsidDel="00153A75">
          <w:rPr>
            <w:rStyle w:val="Hyperlink"/>
            <w:lang w:val="en-ZA" w:eastAsia="en-ZA"/>
          </w:rPr>
          <w:delText>Dictionary details display</w:delText>
        </w:r>
        <w:r w:rsidR="002173A6" w:rsidDel="00153A75">
          <w:rPr>
            <w:webHidden/>
          </w:rPr>
          <w:tab/>
        </w:r>
        <w:r w:rsidR="002173A6" w:rsidDel="00153A75">
          <w:rPr>
            <w:webHidden/>
          </w:rPr>
          <w:fldChar w:fldCharType="begin"/>
        </w:r>
        <w:r w:rsidR="002173A6" w:rsidDel="00153A75">
          <w:rPr>
            <w:webHidden/>
          </w:rPr>
          <w:delInstrText xml:space="preserve"> PAGEREF _Toc525735634 \h </w:delInstrText>
        </w:r>
        <w:r w:rsidR="002173A6" w:rsidDel="00153A75">
          <w:rPr>
            <w:webHidden/>
          </w:rPr>
        </w:r>
        <w:r w:rsidR="002173A6" w:rsidDel="00153A75">
          <w:rPr>
            <w:webHidden/>
          </w:rPr>
          <w:fldChar w:fldCharType="separate"/>
        </w:r>
        <w:r w:rsidR="002173A6" w:rsidDel="00153A75">
          <w:rPr>
            <w:webHidden/>
          </w:rPr>
          <w:delText>44</w:delText>
        </w:r>
        <w:r w:rsidR="002173A6" w:rsidDel="00153A75">
          <w:rPr>
            <w:webHidden/>
          </w:rPr>
          <w:fldChar w:fldCharType="end"/>
        </w:r>
        <w:r w:rsidDel="00153A75">
          <w:fldChar w:fldCharType="end"/>
        </w:r>
      </w:del>
    </w:p>
    <w:p w14:paraId="1AA373D5" w14:textId="77777777" w:rsidR="00D738F5" w:rsidRDefault="00076693" w:rsidP="00826EE0">
      <w:pPr>
        <w:pStyle w:val="TOC1"/>
        <w:rPr>
          <w:rStyle w:val="Hyperlink"/>
          <w:rFonts w:cs="Arial"/>
        </w:rPr>
        <w:sectPr w:rsidR="00D738F5" w:rsidSect="00AE7208">
          <w:headerReference w:type="first" r:id="rId14"/>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cols w:space="720"/>
          <w:titlePg/>
        </w:sectPr>
      </w:pPr>
      <w:r w:rsidRPr="00D738F5">
        <w:rPr>
          <w:rStyle w:val="Hyperlink"/>
          <w:rFonts w:cs="Arial"/>
        </w:rPr>
        <w:fldChar w:fldCharType="end"/>
      </w:r>
    </w:p>
    <w:p w14:paraId="0B9F7ECF" w14:textId="77777777" w:rsidR="00CF3BD3" w:rsidRPr="00D738F5" w:rsidRDefault="00CF3BD3" w:rsidP="003735D6">
      <w:pPr>
        <w:pStyle w:val="PREFACE0"/>
        <w:rPr>
          <w:rFonts w:cs="Arial"/>
        </w:rPr>
      </w:pPr>
      <w:bookmarkStart w:id="281" w:name="_Toc13454178"/>
      <w:r w:rsidRPr="00D738F5">
        <w:rPr>
          <w:rFonts w:cs="Arial"/>
        </w:rPr>
        <w:lastRenderedPageBreak/>
        <w:t>Preface</w:t>
      </w:r>
      <w:bookmarkEnd w:id="27"/>
      <w:bookmarkEnd w:id="28"/>
      <w:bookmarkEnd w:id="281"/>
    </w:p>
    <w:p w14:paraId="00D0892B" w14:textId="77777777" w:rsidR="00CF3BD3" w:rsidRPr="00D738F5" w:rsidRDefault="00CF3BD3" w:rsidP="00C41860">
      <w:pPr>
        <w:pStyle w:val="Preface1"/>
        <w:rPr>
          <w:rFonts w:cs="Arial"/>
        </w:rPr>
      </w:pPr>
      <w:r w:rsidRPr="00D738F5">
        <w:rPr>
          <w:rFonts w:cs="Arial"/>
        </w:rPr>
        <w:t>Purpose of this guide</w:t>
      </w:r>
    </w:p>
    <w:p w14:paraId="5B2AF26A" w14:textId="471A373A" w:rsidR="00431EEE" w:rsidRDefault="00323B70" w:rsidP="002D46F8">
      <w:pPr>
        <w:spacing w:after="240"/>
        <w:ind w:left="0"/>
        <w:jc w:val="both"/>
        <w:rPr>
          <w:rFonts w:ascii="Arial" w:hAnsi="Arial" w:cs="Arial"/>
          <w:lang w:val="en-GB"/>
        </w:rPr>
      </w:pPr>
      <w:r>
        <w:rPr>
          <w:rFonts w:ascii="Arial" w:hAnsi="Arial" w:cs="Arial"/>
          <w:lang w:val="en-GB"/>
        </w:rPr>
        <w:t xml:space="preserve">This document describes </w:t>
      </w:r>
      <w:r w:rsidR="005B4CB8">
        <w:rPr>
          <w:rFonts w:ascii="Arial" w:hAnsi="Arial" w:cs="Arial"/>
          <w:lang w:val="en-GB"/>
        </w:rPr>
        <w:t xml:space="preserve">how to </w:t>
      </w:r>
      <w:r w:rsidR="00DB6E23">
        <w:rPr>
          <w:rFonts w:ascii="Arial" w:hAnsi="Arial" w:cs="Arial"/>
          <w:lang w:val="en-GB"/>
        </w:rPr>
        <w:t>use</w:t>
      </w:r>
      <w:ins w:id="282" w:author="Dick" w:date="2019-07-08T04:45:00Z">
        <w:r w:rsidR="007F2F6C">
          <w:rPr>
            <w:rFonts w:ascii="Arial" w:hAnsi="Arial" w:cs="Arial"/>
            <w:lang w:val="en-GB"/>
          </w:rPr>
          <w:t xml:space="preserve"> the MVextensions</w:t>
        </w:r>
      </w:ins>
      <w:r w:rsidR="00DB6E23">
        <w:rPr>
          <w:rFonts w:ascii="Arial" w:hAnsi="Arial" w:cs="Arial"/>
          <w:lang w:val="en-GB"/>
        </w:rPr>
        <w:t xml:space="preserve"> Visual Studio Code</w:t>
      </w:r>
      <w:ins w:id="283" w:author="Dick" w:date="2019-07-08T04:45:00Z">
        <w:r w:rsidR="007F2F6C">
          <w:rPr>
            <w:rFonts w:ascii="Arial" w:hAnsi="Arial" w:cs="Arial"/>
            <w:lang w:val="en-GB"/>
          </w:rPr>
          <w:t xml:space="preserve"> extension</w:t>
        </w:r>
      </w:ins>
      <w:r w:rsidR="00DB6E23">
        <w:rPr>
          <w:rFonts w:ascii="Arial" w:hAnsi="Arial" w:cs="Arial"/>
          <w:lang w:val="en-GB"/>
        </w:rPr>
        <w:t xml:space="preserve"> as </w:t>
      </w:r>
      <w:del w:id="284" w:author="Dick" w:date="2019-07-08T04:45:00Z">
        <w:r w:rsidR="00DB6E23" w:rsidDel="007F2F6C">
          <w:rPr>
            <w:rFonts w:ascii="Arial" w:hAnsi="Arial" w:cs="Arial"/>
            <w:lang w:val="en-GB"/>
          </w:rPr>
          <w:delText xml:space="preserve">the </w:delText>
        </w:r>
      </w:del>
      <w:ins w:id="285" w:author="Dick" w:date="2019-07-08T04:45:00Z">
        <w:r w:rsidR="007F2F6C">
          <w:rPr>
            <w:rFonts w:ascii="Arial" w:hAnsi="Arial" w:cs="Arial"/>
            <w:lang w:val="en-GB"/>
          </w:rPr>
          <w:t xml:space="preserve">a </w:t>
        </w:r>
      </w:ins>
      <w:r w:rsidR="00DB6E23">
        <w:rPr>
          <w:rFonts w:ascii="Arial" w:hAnsi="Arial" w:cs="Arial"/>
          <w:lang w:val="en-GB"/>
        </w:rPr>
        <w:t>M</w:t>
      </w:r>
      <w:del w:id="286" w:author="Dick" w:date="2019-07-08T04:45:00Z">
        <w:r w:rsidR="00DB6E23" w:rsidDel="007F2F6C">
          <w:rPr>
            <w:rFonts w:ascii="Arial" w:hAnsi="Arial" w:cs="Arial"/>
            <w:lang w:val="en-GB"/>
          </w:rPr>
          <w:delText>VON#</w:delText>
        </w:r>
      </w:del>
      <w:ins w:id="287" w:author="Dick" w:date="2019-07-08T04:45:00Z">
        <w:r w:rsidR="007F2F6C">
          <w:rPr>
            <w:rFonts w:ascii="Arial" w:hAnsi="Arial" w:cs="Arial"/>
            <w:lang w:val="en-GB"/>
          </w:rPr>
          <w:t>ultiValue</w:t>
        </w:r>
      </w:ins>
      <w:r w:rsidR="00DB6E23">
        <w:rPr>
          <w:rFonts w:ascii="Arial" w:hAnsi="Arial" w:cs="Arial"/>
          <w:lang w:val="en-GB"/>
        </w:rPr>
        <w:t xml:space="preserve"> Development Environment.</w:t>
      </w:r>
      <w:ins w:id="288" w:author="Dick" w:date="2019-07-08T04:46:00Z">
        <w:r w:rsidR="007F2F6C">
          <w:rPr>
            <w:rFonts w:ascii="Arial" w:hAnsi="Arial" w:cs="Arial"/>
            <w:lang w:val="en-GB"/>
          </w:rPr>
          <w:t xml:space="preserve">  For pur</w:t>
        </w:r>
      </w:ins>
      <w:ins w:id="289" w:author="Dick" w:date="2019-07-08T04:47:00Z">
        <w:r w:rsidR="007F2F6C">
          <w:rPr>
            <w:rFonts w:ascii="Arial" w:hAnsi="Arial" w:cs="Arial"/>
            <w:lang w:val="en-GB"/>
          </w:rPr>
          <w:t>poses of this guide MV refers to Pick-style application and database environments mostly known currently as MultiValue.</w:t>
        </w:r>
      </w:ins>
    </w:p>
    <w:p w14:paraId="19A2A467" w14:textId="77777777" w:rsidR="00431EEE" w:rsidRDefault="00431EEE" w:rsidP="002D46F8">
      <w:pPr>
        <w:spacing w:after="240"/>
        <w:ind w:left="0"/>
        <w:jc w:val="both"/>
        <w:rPr>
          <w:rFonts w:ascii="Arial" w:hAnsi="Arial" w:cs="Arial"/>
          <w:lang w:val="en-GB"/>
        </w:rPr>
      </w:pPr>
    </w:p>
    <w:p w14:paraId="0F89C4D5" w14:textId="77777777" w:rsidR="00AE7353" w:rsidRPr="00D738F5" w:rsidRDefault="00EF24DE" w:rsidP="002D46F8">
      <w:pPr>
        <w:spacing w:after="240"/>
        <w:ind w:left="0"/>
        <w:jc w:val="both"/>
        <w:rPr>
          <w:rFonts w:ascii="Arial" w:hAnsi="Arial" w:cs="Arial"/>
          <w:lang w:val="en-GB"/>
        </w:rPr>
      </w:pPr>
      <w:r>
        <w:rPr>
          <w:rFonts w:ascii="Arial" w:hAnsi="Arial" w:cs="Arial"/>
          <w:lang w:val="en-GB"/>
        </w:rPr>
        <w:t xml:space="preserve"> </w:t>
      </w:r>
    </w:p>
    <w:p w14:paraId="3350E8CF" w14:textId="77777777" w:rsidR="00C51E56" w:rsidRDefault="00C51E56" w:rsidP="000F4CA9">
      <w:pPr>
        <w:spacing w:after="240"/>
        <w:ind w:left="0"/>
        <w:jc w:val="both"/>
        <w:rPr>
          <w:rFonts w:ascii="Arial" w:hAnsi="Arial" w:cs="Arial"/>
        </w:rPr>
      </w:pPr>
      <w:bookmarkStart w:id="290" w:name="_Toc407238158"/>
      <w:bookmarkStart w:id="291" w:name="_Toc443364892"/>
      <w:bookmarkStart w:id="292" w:name="_Ref443906876"/>
      <w:bookmarkStart w:id="293" w:name="_Ref443984703"/>
      <w:bookmarkStart w:id="294" w:name="_Toc67107349"/>
    </w:p>
    <w:p w14:paraId="42002757" w14:textId="77777777" w:rsidR="00C51E56" w:rsidRDefault="00C51E56" w:rsidP="000F4CA9">
      <w:pPr>
        <w:spacing w:after="240"/>
        <w:ind w:left="0"/>
        <w:jc w:val="both"/>
        <w:rPr>
          <w:rFonts w:ascii="Arial" w:hAnsi="Arial" w:cs="Arial"/>
        </w:rPr>
      </w:pPr>
    </w:p>
    <w:p w14:paraId="1AF1FBCA" w14:textId="77777777" w:rsidR="00C51E56" w:rsidRDefault="00C51E56" w:rsidP="000F4CA9">
      <w:pPr>
        <w:spacing w:after="240"/>
        <w:ind w:left="0"/>
        <w:jc w:val="both"/>
        <w:rPr>
          <w:rFonts w:ascii="Arial" w:hAnsi="Arial" w:cs="Arial"/>
        </w:rPr>
      </w:pPr>
    </w:p>
    <w:p w14:paraId="50553D4A" w14:textId="77777777" w:rsidR="00C51E56" w:rsidRDefault="00C51E56" w:rsidP="000F4CA9">
      <w:pPr>
        <w:spacing w:after="240"/>
        <w:ind w:left="0"/>
        <w:jc w:val="both"/>
        <w:rPr>
          <w:rFonts w:ascii="Arial" w:hAnsi="Arial" w:cs="Arial"/>
        </w:rPr>
      </w:pPr>
    </w:p>
    <w:p w14:paraId="711D0F9B" w14:textId="77777777" w:rsidR="00C51E56" w:rsidRDefault="00C51E56" w:rsidP="000F4CA9">
      <w:pPr>
        <w:spacing w:after="240"/>
        <w:ind w:left="0"/>
        <w:jc w:val="both"/>
        <w:rPr>
          <w:rFonts w:ascii="Arial" w:hAnsi="Arial" w:cs="Arial"/>
        </w:rPr>
      </w:pPr>
    </w:p>
    <w:p w14:paraId="02EC9158" w14:textId="77777777" w:rsidR="00C51E56" w:rsidRDefault="00C51E56" w:rsidP="000F4CA9">
      <w:pPr>
        <w:spacing w:after="240"/>
        <w:ind w:left="0"/>
        <w:jc w:val="both"/>
        <w:rPr>
          <w:rFonts w:ascii="Arial" w:hAnsi="Arial" w:cs="Arial"/>
        </w:rPr>
      </w:pPr>
    </w:p>
    <w:p w14:paraId="48907CF7" w14:textId="77777777" w:rsidR="00C51E56" w:rsidRDefault="00C51E56" w:rsidP="000F4CA9">
      <w:pPr>
        <w:spacing w:after="240"/>
        <w:ind w:left="0"/>
        <w:jc w:val="both"/>
        <w:rPr>
          <w:rFonts w:ascii="Arial" w:hAnsi="Arial" w:cs="Arial"/>
        </w:rPr>
      </w:pPr>
    </w:p>
    <w:p w14:paraId="6A16D8B6" w14:textId="77777777" w:rsidR="00C51E56" w:rsidRDefault="00C51E56" w:rsidP="000F4CA9">
      <w:pPr>
        <w:spacing w:after="240"/>
        <w:ind w:left="0"/>
        <w:jc w:val="both"/>
        <w:rPr>
          <w:rFonts w:ascii="Arial" w:hAnsi="Arial" w:cs="Arial"/>
        </w:rPr>
      </w:pPr>
    </w:p>
    <w:p w14:paraId="0984ABD1" w14:textId="77777777" w:rsidR="00C51E56" w:rsidRDefault="00C51E56" w:rsidP="000F4CA9">
      <w:pPr>
        <w:spacing w:after="240"/>
        <w:ind w:left="0"/>
        <w:jc w:val="both"/>
        <w:rPr>
          <w:rFonts w:ascii="Arial" w:hAnsi="Arial" w:cs="Arial"/>
        </w:rPr>
      </w:pPr>
    </w:p>
    <w:p w14:paraId="41C02168" w14:textId="77777777" w:rsidR="00C51E56" w:rsidRPr="00C51E56" w:rsidRDefault="00C51E56" w:rsidP="00C51E56">
      <w:pPr>
        <w:pStyle w:val="Heading1"/>
      </w:pPr>
      <w:bookmarkStart w:id="295" w:name="_Ref25797046"/>
      <w:bookmarkStart w:id="296" w:name="_Toc13454179"/>
      <w:r w:rsidRPr="00C51E56">
        <w:lastRenderedPageBreak/>
        <w:t>Introduction</w:t>
      </w:r>
      <w:bookmarkEnd w:id="295"/>
      <w:bookmarkEnd w:id="296"/>
    </w:p>
    <w:p w14:paraId="02CE5A44" w14:textId="77777777" w:rsidR="008C4F7F" w:rsidRDefault="008C4F7F" w:rsidP="00873858">
      <w:pPr>
        <w:spacing w:after="240"/>
        <w:ind w:left="0"/>
        <w:jc w:val="both"/>
        <w:rPr>
          <w:rFonts w:ascii="Arial" w:hAnsi="Arial" w:cs="Arial"/>
        </w:rPr>
      </w:pPr>
    </w:p>
    <w:p w14:paraId="4169A11E" w14:textId="33FE14E4" w:rsidR="00DB6E23" w:rsidRPr="00DB6E23" w:rsidRDefault="00DB6E23" w:rsidP="00DB6E23">
      <w:pPr>
        <w:spacing w:after="240"/>
        <w:ind w:left="0"/>
        <w:jc w:val="both"/>
        <w:rPr>
          <w:rFonts w:asciiTheme="minorHAnsi" w:hAnsiTheme="minorHAnsi" w:cstheme="minorHAnsi"/>
        </w:rPr>
      </w:pPr>
      <w:r w:rsidRPr="00DB6E23">
        <w:rPr>
          <w:rFonts w:asciiTheme="minorHAnsi" w:hAnsiTheme="minorHAnsi" w:cstheme="minorHAnsi"/>
        </w:rPr>
        <w:t xml:space="preserve">Visual Studio code is a feature rich IDE that allows programmers to develop and debug code </w:t>
      </w:r>
      <w:del w:id="297" w:author="Dick" w:date="2019-07-08T04:46:00Z">
        <w:r w:rsidRPr="00DB6E23" w:rsidDel="007F2F6C">
          <w:rPr>
            <w:rFonts w:asciiTheme="minorHAnsi" w:hAnsiTheme="minorHAnsi" w:cstheme="minorHAnsi"/>
          </w:rPr>
          <w:delText xml:space="preserve">is </w:delText>
        </w:r>
      </w:del>
      <w:ins w:id="298" w:author="Dick" w:date="2019-07-08T04:46:00Z">
        <w:r w:rsidR="007F2F6C" w:rsidRPr="00DB6E23">
          <w:rPr>
            <w:rFonts w:asciiTheme="minorHAnsi" w:hAnsiTheme="minorHAnsi" w:cstheme="minorHAnsi"/>
          </w:rPr>
          <w:t>i</w:t>
        </w:r>
        <w:r w:rsidR="007F2F6C">
          <w:rPr>
            <w:rFonts w:asciiTheme="minorHAnsi" w:hAnsiTheme="minorHAnsi" w:cstheme="minorHAnsi"/>
          </w:rPr>
          <w:t>n</w:t>
        </w:r>
        <w:r w:rsidR="007F2F6C" w:rsidRPr="00DB6E23">
          <w:rPr>
            <w:rFonts w:asciiTheme="minorHAnsi" w:hAnsiTheme="minorHAnsi" w:cstheme="minorHAnsi"/>
          </w:rPr>
          <w:t xml:space="preserve"> </w:t>
        </w:r>
      </w:ins>
      <w:r w:rsidRPr="00DB6E23">
        <w:rPr>
          <w:rFonts w:asciiTheme="minorHAnsi" w:hAnsiTheme="minorHAnsi" w:cstheme="minorHAnsi"/>
        </w:rPr>
        <w:t>various languages. MVON# provides developers with the ability to program their MV applications with a variety of program languages including BASIC, C#, Python, JavaScript and Typescript. This makes Visual Studio Code an</w:t>
      </w:r>
      <w:del w:id="299" w:author="Dick" w:date="2019-07-08T04:48:00Z">
        <w:r w:rsidRPr="00DB6E23" w:rsidDel="007F2F6C">
          <w:rPr>
            <w:rFonts w:asciiTheme="minorHAnsi" w:hAnsiTheme="minorHAnsi" w:cstheme="minorHAnsi"/>
          </w:rPr>
          <w:delText>d</w:delText>
        </w:r>
      </w:del>
      <w:r w:rsidRPr="00DB6E23">
        <w:rPr>
          <w:rFonts w:asciiTheme="minorHAnsi" w:hAnsiTheme="minorHAnsi" w:cstheme="minorHAnsi"/>
        </w:rPr>
        <w:t xml:space="preserve"> ideal IDE as it supports all the above languages. </w:t>
      </w:r>
    </w:p>
    <w:p w14:paraId="0C56E182" w14:textId="77777777" w:rsidR="00DB6E23" w:rsidRPr="00DB6E23" w:rsidRDefault="00DB6E23" w:rsidP="00DB6E23">
      <w:pPr>
        <w:spacing w:after="240"/>
        <w:ind w:left="0"/>
        <w:jc w:val="both"/>
        <w:rPr>
          <w:rFonts w:asciiTheme="minorHAnsi" w:hAnsiTheme="minorHAnsi" w:cstheme="minorHAnsi"/>
        </w:rPr>
      </w:pPr>
    </w:p>
    <w:p w14:paraId="7C15E807" w14:textId="03B4E0B2" w:rsidR="00DB6E23" w:rsidRPr="00DB6E23" w:rsidRDefault="00DB6E23" w:rsidP="00DB6E23">
      <w:pPr>
        <w:spacing w:after="240"/>
        <w:ind w:left="0"/>
        <w:jc w:val="both"/>
        <w:rPr>
          <w:rFonts w:asciiTheme="minorHAnsi" w:hAnsiTheme="minorHAnsi" w:cstheme="minorHAnsi"/>
        </w:rPr>
      </w:pPr>
      <w:r w:rsidRPr="00DB6E23">
        <w:rPr>
          <w:rFonts w:asciiTheme="minorHAnsi" w:hAnsiTheme="minorHAnsi" w:cstheme="minorHAnsi"/>
        </w:rPr>
        <w:t xml:space="preserve">In order to fully utilize the power of VSCODE, </w:t>
      </w:r>
      <w:del w:id="300" w:author="Dick" w:date="2019-07-08T04:48:00Z">
        <w:r w:rsidRPr="00DB6E23" w:rsidDel="007F2F6C">
          <w:rPr>
            <w:rFonts w:asciiTheme="minorHAnsi" w:hAnsiTheme="minorHAnsi" w:cstheme="minorHAnsi"/>
          </w:rPr>
          <w:delText xml:space="preserve">ONGroup </w:delText>
        </w:r>
      </w:del>
      <w:ins w:id="301" w:author="Dick" w:date="2019-07-08T04:48:00Z">
        <w:r w:rsidR="007F2F6C">
          <w:rPr>
            <w:rFonts w:asciiTheme="minorHAnsi" w:hAnsiTheme="minorHAnsi" w:cstheme="minorHAnsi"/>
          </w:rPr>
          <w:t>this extension</w:t>
        </w:r>
        <w:r w:rsidR="007F2F6C" w:rsidRPr="00DB6E23">
          <w:rPr>
            <w:rFonts w:asciiTheme="minorHAnsi" w:hAnsiTheme="minorHAnsi" w:cstheme="minorHAnsi"/>
          </w:rPr>
          <w:t xml:space="preserve"> </w:t>
        </w:r>
      </w:ins>
      <w:del w:id="302" w:author="Dick" w:date="2019-07-08T04:49:00Z">
        <w:r w:rsidRPr="00DB6E23" w:rsidDel="007F2F6C">
          <w:rPr>
            <w:rFonts w:asciiTheme="minorHAnsi" w:hAnsiTheme="minorHAnsi" w:cstheme="minorHAnsi"/>
          </w:rPr>
          <w:delText xml:space="preserve">has </w:delText>
        </w:r>
      </w:del>
      <w:ins w:id="303" w:author="Dick" w:date="2019-07-08T04:49:00Z">
        <w:r w:rsidR="007F2F6C">
          <w:rPr>
            <w:rFonts w:asciiTheme="minorHAnsi" w:hAnsiTheme="minorHAnsi" w:cstheme="minorHAnsi"/>
          </w:rPr>
          <w:t>w</w:t>
        </w:r>
        <w:r w:rsidR="007F2F6C" w:rsidRPr="00DB6E23">
          <w:rPr>
            <w:rFonts w:asciiTheme="minorHAnsi" w:hAnsiTheme="minorHAnsi" w:cstheme="minorHAnsi"/>
          </w:rPr>
          <w:t xml:space="preserve">as </w:t>
        </w:r>
      </w:ins>
      <w:r w:rsidRPr="00DB6E23">
        <w:rPr>
          <w:rFonts w:asciiTheme="minorHAnsi" w:hAnsiTheme="minorHAnsi" w:cstheme="minorHAnsi"/>
        </w:rPr>
        <w:t xml:space="preserve">built </w:t>
      </w:r>
      <w:del w:id="304" w:author="Dick" w:date="2019-07-08T04:49:00Z">
        <w:r w:rsidRPr="00DB6E23" w:rsidDel="007F2F6C">
          <w:rPr>
            <w:rFonts w:asciiTheme="minorHAnsi" w:hAnsiTheme="minorHAnsi" w:cstheme="minorHAnsi"/>
          </w:rPr>
          <w:delText xml:space="preserve">a set of extensions to cater </w:delText>
        </w:r>
      </w:del>
      <w:r w:rsidRPr="00DB6E23">
        <w:rPr>
          <w:rFonts w:asciiTheme="minorHAnsi" w:hAnsiTheme="minorHAnsi" w:cstheme="minorHAnsi"/>
        </w:rPr>
        <w:t>for</w:t>
      </w:r>
      <w:ins w:id="305" w:author="Dick" w:date="2019-07-08T04:49:00Z">
        <w:r w:rsidR="007F2F6C">
          <w:rPr>
            <w:rFonts w:asciiTheme="minorHAnsi" w:hAnsiTheme="minorHAnsi" w:cstheme="minorHAnsi"/>
          </w:rPr>
          <w:t xml:space="preserve"> </w:t>
        </w:r>
      </w:ins>
      <w:ins w:id="306" w:author="Dick" w:date="2019-07-08T04:50:00Z">
        <w:r w:rsidR="007F2F6C">
          <w:rPr>
            <w:rFonts w:asciiTheme="minorHAnsi" w:hAnsiTheme="minorHAnsi" w:cstheme="minorHAnsi"/>
          </w:rPr>
          <w:t>the</w:t>
        </w:r>
      </w:ins>
      <w:r w:rsidRPr="00DB6E23">
        <w:rPr>
          <w:rFonts w:asciiTheme="minorHAnsi" w:hAnsiTheme="minorHAnsi" w:cstheme="minorHAnsi"/>
        </w:rPr>
        <w:t xml:space="preserve"> </w:t>
      </w:r>
      <w:del w:id="307" w:author="Dick" w:date="2019-07-08T04:49:00Z">
        <w:r w:rsidRPr="00DB6E23" w:rsidDel="007F2F6C">
          <w:rPr>
            <w:rFonts w:asciiTheme="minorHAnsi" w:hAnsiTheme="minorHAnsi" w:cstheme="minorHAnsi"/>
          </w:rPr>
          <w:delText>MVON#</w:delText>
        </w:r>
      </w:del>
      <w:ins w:id="308" w:author="Dick" w:date="2019-07-08T04:49:00Z">
        <w:r w:rsidR="007F2F6C">
          <w:rPr>
            <w:rFonts w:asciiTheme="minorHAnsi" w:hAnsiTheme="minorHAnsi" w:cstheme="minorHAnsi"/>
          </w:rPr>
          <w:t>MV</w:t>
        </w:r>
      </w:ins>
      <w:r w:rsidRPr="00DB6E23">
        <w:rPr>
          <w:rFonts w:asciiTheme="minorHAnsi" w:hAnsiTheme="minorHAnsi" w:cstheme="minorHAnsi"/>
        </w:rPr>
        <w:t xml:space="preserve"> BASIC</w:t>
      </w:r>
      <w:ins w:id="309" w:author="Dick" w:date="2019-07-08T04:50:00Z">
        <w:r w:rsidR="00153A75">
          <w:rPr>
            <w:rFonts w:asciiTheme="minorHAnsi" w:hAnsiTheme="minorHAnsi" w:cstheme="minorHAnsi"/>
          </w:rPr>
          <w:t xml:space="preserve"> variants of</w:t>
        </w:r>
      </w:ins>
      <w:r w:rsidRPr="00DB6E23">
        <w:rPr>
          <w:rFonts w:asciiTheme="minorHAnsi" w:hAnsiTheme="minorHAnsi" w:cstheme="minorHAnsi"/>
        </w:rPr>
        <w:t xml:space="preserve"> language</w:t>
      </w:r>
      <w:ins w:id="310" w:author="Dick" w:date="2019-07-08T04:50:00Z">
        <w:r w:rsidR="00153A75">
          <w:rPr>
            <w:rFonts w:asciiTheme="minorHAnsi" w:hAnsiTheme="minorHAnsi" w:cstheme="minorHAnsi"/>
          </w:rPr>
          <w:t>s</w:t>
        </w:r>
      </w:ins>
      <w:r w:rsidRPr="00DB6E23">
        <w:rPr>
          <w:rFonts w:asciiTheme="minorHAnsi" w:hAnsiTheme="minorHAnsi" w:cstheme="minorHAnsi"/>
        </w:rPr>
        <w:t xml:space="preserve">. </w:t>
      </w:r>
      <w:del w:id="311" w:author="Dick" w:date="2019-07-08T04:50:00Z">
        <w:r w:rsidRPr="00DB6E23" w:rsidDel="00153A75">
          <w:rPr>
            <w:rFonts w:asciiTheme="minorHAnsi" w:hAnsiTheme="minorHAnsi" w:cstheme="minorHAnsi"/>
          </w:rPr>
          <w:delText>There are also extensions to support all the MVON# supported languages.</w:delText>
        </w:r>
      </w:del>
    </w:p>
    <w:p w14:paraId="6F735066" w14:textId="77777777" w:rsidR="00DB6E23" w:rsidRDefault="00DB6E23" w:rsidP="00DB6E23">
      <w:pPr>
        <w:spacing w:after="240"/>
        <w:ind w:left="0"/>
        <w:jc w:val="both"/>
        <w:rPr>
          <w:rFonts w:ascii="Arial" w:hAnsi="Arial" w:cs="Arial"/>
        </w:rPr>
      </w:pPr>
    </w:p>
    <w:p w14:paraId="35E03CA3" w14:textId="5E1E7A47" w:rsidR="00DB6E23" w:rsidRPr="00DB6E23" w:rsidRDefault="00DB6E23" w:rsidP="00DB6E23">
      <w:pPr>
        <w:spacing w:before="100" w:beforeAutospacing="1" w:after="100" w:afterAutospacing="1"/>
        <w:ind w:left="0"/>
        <w:rPr>
          <w:rFonts w:asciiTheme="minorHAnsi" w:hAnsiTheme="minorHAnsi" w:cstheme="minorHAnsi"/>
          <w:color w:val="333333"/>
          <w:szCs w:val="21"/>
        </w:rPr>
      </w:pPr>
      <w:r w:rsidRPr="00DB6E23">
        <w:rPr>
          <w:rFonts w:asciiTheme="minorHAnsi" w:hAnsiTheme="minorHAnsi" w:cstheme="minorHAnsi"/>
          <w:color w:val="333333"/>
          <w:szCs w:val="21"/>
        </w:rPr>
        <w:t>This extension</w:t>
      </w:r>
      <w:del w:id="312" w:author="Dick" w:date="2019-07-08T04:50:00Z">
        <w:r w:rsidDel="00153A75">
          <w:rPr>
            <w:rFonts w:asciiTheme="minorHAnsi" w:hAnsiTheme="minorHAnsi" w:cstheme="minorHAnsi"/>
            <w:color w:val="333333"/>
            <w:szCs w:val="21"/>
          </w:rPr>
          <w:delText>s</w:delText>
        </w:r>
      </w:del>
      <w:r w:rsidRPr="00DB6E23">
        <w:rPr>
          <w:rFonts w:asciiTheme="minorHAnsi" w:hAnsiTheme="minorHAnsi" w:cstheme="minorHAnsi"/>
          <w:color w:val="333333"/>
          <w:szCs w:val="21"/>
        </w:rPr>
        <w:t xml:space="preserve"> includes the following features</w:t>
      </w:r>
      <w:ins w:id="313" w:author="Dick" w:date="2019-07-08T04:51:00Z">
        <w:r w:rsidR="00153A75">
          <w:rPr>
            <w:rFonts w:asciiTheme="minorHAnsi" w:hAnsiTheme="minorHAnsi" w:cstheme="minorHAnsi"/>
            <w:color w:val="333333"/>
            <w:szCs w:val="21"/>
          </w:rPr>
          <w:t>:</w:t>
        </w:r>
      </w:ins>
    </w:p>
    <w:p w14:paraId="7682FC1F" w14:textId="06F855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Code highlighting for MV</w:t>
      </w:r>
      <w:del w:id="314" w:author="Dick" w:date="2019-07-08T04:51:00Z">
        <w:r w:rsidRPr="00DB6E23" w:rsidDel="00153A75">
          <w:rPr>
            <w:rFonts w:asciiTheme="minorHAnsi" w:hAnsiTheme="minorHAnsi" w:cstheme="minorHAnsi"/>
            <w:color w:val="333333"/>
            <w:szCs w:val="21"/>
          </w:rPr>
          <w:delText>#</w:delText>
        </w:r>
      </w:del>
      <w:r w:rsidRPr="00DB6E23">
        <w:rPr>
          <w:rFonts w:asciiTheme="minorHAnsi" w:hAnsiTheme="minorHAnsi" w:cstheme="minorHAnsi"/>
          <w:color w:val="333333"/>
          <w:szCs w:val="21"/>
        </w:rPr>
        <w:t xml:space="preserve"> BASIC Programs</w:t>
      </w:r>
    </w:p>
    <w:p w14:paraId="1A0F3956" w14:textId="48AE6EA2"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Intellisense for the MV</w:t>
      </w:r>
      <w:del w:id="315" w:author="Dick" w:date="2019-07-08T04:51:00Z">
        <w:r w:rsidRPr="00DB6E23" w:rsidDel="00153A75">
          <w:rPr>
            <w:rFonts w:asciiTheme="minorHAnsi" w:hAnsiTheme="minorHAnsi" w:cstheme="minorHAnsi"/>
            <w:color w:val="333333"/>
            <w:szCs w:val="21"/>
          </w:rPr>
          <w:delText>#</w:delText>
        </w:r>
      </w:del>
      <w:r w:rsidRPr="00DB6E23">
        <w:rPr>
          <w:rFonts w:asciiTheme="minorHAnsi" w:hAnsiTheme="minorHAnsi" w:cstheme="minorHAnsi"/>
          <w:color w:val="333333"/>
          <w:szCs w:val="21"/>
        </w:rPr>
        <w:t xml:space="preserve"> BASIC Statements and Functions</w:t>
      </w:r>
    </w:p>
    <w:p w14:paraId="55174652"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Code folding</w:t>
      </w:r>
    </w:p>
    <w:p w14:paraId="78F1ACD3"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Code formatting</w:t>
      </w:r>
    </w:p>
    <w:p w14:paraId="6A801036"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Goto/Peek Definition. Automatically jump to and peek internal subroutines</w:t>
      </w:r>
    </w:p>
    <w:p w14:paraId="4DFAE7AB"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Goto/Peek Definition. Automatically peek/load CALL, CHAIN and INCLUDE routines</w:t>
      </w:r>
    </w:p>
    <w:p w14:paraId="2D967539" w14:textId="77777777"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Syntax checking for GOTO/GOSUB's, LOOPS, CASE STATEMENTS and IF THE/ELSE statements</w:t>
      </w:r>
    </w:p>
    <w:p w14:paraId="001BC6FB" w14:textId="579771AD" w:rsidR="00DB6E23" w:rsidRPr="00DB6E23" w:rsidRDefault="00DB6E23" w:rsidP="00F40026">
      <w:pPr>
        <w:numPr>
          <w:ilvl w:val="0"/>
          <w:numId w:val="5"/>
        </w:numPr>
        <w:spacing w:before="100" w:beforeAutospacing="1" w:after="100" w:afterAutospacing="1"/>
        <w:rPr>
          <w:rFonts w:asciiTheme="minorHAnsi" w:hAnsiTheme="minorHAnsi" w:cstheme="minorHAnsi"/>
          <w:color w:val="333333"/>
          <w:szCs w:val="21"/>
        </w:rPr>
      </w:pPr>
      <w:r w:rsidRPr="00DB6E23">
        <w:rPr>
          <w:rFonts w:asciiTheme="minorHAnsi" w:hAnsiTheme="minorHAnsi" w:cstheme="minorHAnsi"/>
          <w:color w:val="333333"/>
          <w:szCs w:val="21"/>
        </w:rPr>
        <w:t>Access your remote MV</w:t>
      </w:r>
      <w:del w:id="316" w:author="Dick" w:date="2019-07-08T04:51:00Z">
        <w:r w:rsidRPr="00DB6E23" w:rsidDel="00153A75">
          <w:rPr>
            <w:rFonts w:asciiTheme="minorHAnsi" w:hAnsiTheme="minorHAnsi" w:cstheme="minorHAnsi"/>
            <w:color w:val="333333"/>
            <w:szCs w:val="21"/>
          </w:rPr>
          <w:delText>ON#</w:delText>
        </w:r>
      </w:del>
      <w:r w:rsidRPr="00DB6E23">
        <w:rPr>
          <w:rFonts w:asciiTheme="minorHAnsi" w:hAnsiTheme="minorHAnsi" w:cstheme="minorHAnsi"/>
          <w:color w:val="333333"/>
          <w:szCs w:val="21"/>
        </w:rPr>
        <w:t xml:space="preserve"> files and programs</w:t>
      </w:r>
    </w:p>
    <w:p w14:paraId="44AD324C" w14:textId="77777777" w:rsidR="00DB6E23" w:rsidRPr="00DB6E23" w:rsidDel="00153A75" w:rsidRDefault="00DB6E23" w:rsidP="00F40026">
      <w:pPr>
        <w:numPr>
          <w:ilvl w:val="0"/>
          <w:numId w:val="5"/>
        </w:numPr>
        <w:spacing w:before="100" w:beforeAutospacing="1" w:after="100" w:afterAutospacing="1"/>
        <w:rPr>
          <w:del w:id="317" w:author="Dick" w:date="2019-07-08T04:51:00Z"/>
          <w:rFonts w:ascii="&amp;quot" w:hAnsi="&amp;quot"/>
          <w:color w:val="333333"/>
          <w:sz w:val="21"/>
          <w:szCs w:val="21"/>
        </w:rPr>
      </w:pPr>
      <w:r w:rsidRPr="00DB6E23">
        <w:rPr>
          <w:rFonts w:asciiTheme="minorHAnsi" w:hAnsiTheme="minorHAnsi" w:cstheme="minorHAnsi"/>
          <w:color w:val="333333"/>
          <w:szCs w:val="21"/>
        </w:rPr>
        <w:t>Find all References of a word in current program</w:t>
      </w:r>
    </w:p>
    <w:p w14:paraId="436F6068" w14:textId="555578DF" w:rsidR="00DB6E23" w:rsidRPr="00153A75" w:rsidDel="00153A75" w:rsidRDefault="00DB6E23">
      <w:pPr>
        <w:numPr>
          <w:ilvl w:val="0"/>
          <w:numId w:val="5"/>
        </w:numPr>
        <w:spacing w:before="100" w:beforeAutospacing="1" w:after="100" w:afterAutospacing="1"/>
        <w:rPr>
          <w:del w:id="318" w:author="Dick" w:date="2019-07-08T04:51:00Z"/>
          <w:rFonts w:ascii="&amp;quot" w:hAnsi="&amp;quot"/>
          <w:color w:val="333333"/>
          <w:sz w:val="21"/>
          <w:szCs w:val="21"/>
        </w:rPr>
      </w:pPr>
      <w:del w:id="319" w:author="Dick" w:date="2019-07-08T04:51:00Z">
        <w:r w:rsidRPr="00153A75" w:rsidDel="00153A75">
          <w:rPr>
            <w:rFonts w:asciiTheme="minorHAnsi" w:hAnsiTheme="minorHAnsi" w:cstheme="minorHAnsi"/>
            <w:color w:val="333333"/>
            <w:szCs w:val="21"/>
          </w:rPr>
          <w:delText>A visual debugger</w:delText>
        </w:r>
      </w:del>
    </w:p>
    <w:p w14:paraId="22D252FF" w14:textId="77777777" w:rsidR="00DB6E23" w:rsidRDefault="00DB6E23">
      <w:pPr>
        <w:numPr>
          <w:ilvl w:val="0"/>
          <w:numId w:val="5"/>
        </w:numPr>
        <w:spacing w:before="100" w:beforeAutospacing="1" w:after="100" w:afterAutospacing="1"/>
        <w:rPr>
          <w:rFonts w:asciiTheme="minorHAnsi" w:hAnsiTheme="minorHAnsi" w:cstheme="minorHAnsi"/>
          <w:color w:val="333333"/>
          <w:szCs w:val="21"/>
        </w:rPr>
        <w:pPrChange w:id="320" w:author="Dick" w:date="2019-07-08T04:51:00Z">
          <w:pPr>
            <w:spacing w:before="100" w:beforeAutospacing="1" w:after="100" w:afterAutospacing="1"/>
            <w:ind w:left="0"/>
          </w:pPr>
        </w:pPrChange>
      </w:pPr>
    </w:p>
    <w:p w14:paraId="79C6B29C" w14:textId="77777777" w:rsidR="00DB6E23" w:rsidRPr="00DB6E23" w:rsidRDefault="00DB6E23" w:rsidP="00DB6E23">
      <w:pPr>
        <w:spacing w:before="100" w:beforeAutospacing="1" w:after="100" w:afterAutospacing="1"/>
        <w:ind w:left="0"/>
        <w:rPr>
          <w:rFonts w:ascii="&amp;quot" w:hAnsi="&amp;quot"/>
          <w:color w:val="333333"/>
          <w:sz w:val="21"/>
          <w:szCs w:val="21"/>
        </w:rPr>
      </w:pPr>
      <w:r>
        <w:rPr>
          <w:rFonts w:asciiTheme="minorHAnsi" w:hAnsiTheme="minorHAnsi" w:cstheme="minorHAnsi"/>
          <w:color w:val="333333"/>
          <w:szCs w:val="21"/>
        </w:rPr>
        <w:t>Visual Studio Code is available on Windows, Linux and Mac OSX.</w:t>
      </w:r>
    </w:p>
    <w:p w14:paraId="56BF10CB" w14:textId="77777777" w:rsidR="00DB6E23" w:rsidRPr="00DB6E23" w:rsidRDefault="00DB6E23" w:rsidP="00DB6E23">
      <w:pPr>
        <w:spacing w:after="240"/>
        <w:ind w:left="0"/>
        <w:jc w:val="both"/>
        <w:rPr>
          <w:rFonts w:ascii="Arial" w:hAnsi="Arial" w:cs="Arial"/>
          <w:b/>
        </w:rPr>
      </w:pPr>
    </w:p>
    <w:p w14:paraId="7AF41AFA" w14:textId="77777777" w:rsidR="003E4351" w:rsidRPr="00873858" w:rsidRDefault="003E4351" w:rsidP="00873858">
      <w:pPr>
        <w:spacing w:after="240"/>
        <w:ind w:left="0"/>
        <w:jc w:val="both"/>
        <w:rPr>
          <w:rFonts w:ascii="Arial" w:hAnsi="Arial" w:cs="Arial"/>
        </w:rPr>
      </w:pPr>
    </w:p>
    <w:p w14:paraId="01BBE3DB" w14:textId="20119046" w:rsidR="00B07A2D" w:rsidRDefault="006A7C76" w:rsidP="00D53CB3">
      <w:pPr>
        <w:pStyle w:val="Heading1"/>
        <w:rPr>
          <w:lang w:val="en-GB"/>
        </w:rPr>
      </w:pPr>
      <w:bookmarkStart w:id="321" w:name="_Toc13454180"/>
      <w:r>
        <w:rPr>
          <w:lang w:val="en-GB"/>
        </w:rPr>
        <w:lastRenderedPageBreak/>
        <w:t>Pre</w:t>
      </w:r>
      <w:del w:id="322" w:author="Dick" w:date="2019-07-08T04:51:00Z">
        <w:r w:rsidR="006900D8" w:rsidDel="00153A75">
          <w:rPr>
            <w:lang w:val="en-GB"/>
          </w:rPr>
          <w:delText xml:space="preserve"> </w:delText>
        </w:r>
        <w:r w:rsidDel="00153A75">
          <w:rPr>
            <w:lang w:val="en-GB"/>
          </w:rPr>
          <w:delText>R</w:delText>
        </w:r>
      </w:del>
      <w:ins w:id="323" w:author="Dick" w:date="2019-07-08T04:51:00Z">
        <w:r w:rsidR="00153A75">
          <w:rPr>
            <w:lang w:val="en-GB"/>
          </w:rPr>
          <w:t>r</w:t>
        </w:r>
      </w:ins>
      <w:r w:rsidR="006900D8">
        <w:rPr>
          <w:lang w:val="en-GB"/>
        </w:rPr>
        <w:t>equisites</w:t>
      </w:r>
      <w:bookmarkEnd w:id="321"/>
    </w:p>
    <w:p w14:paraId="202105ED" w14:textId="77777777" w:rsidR="00D53CB3" w:rsidRDefault="00D53CB3" w:rsidP="00D53CB3">
      <w:pPr>
        <w:ind w:left="0"/>
        <w:rPr>
          <w:lang w:val="en-GB"/>
        </w:rPr>
      </w:pPr>
    </w:p>
    <w:bookmarkEnd w:id="290"/>
    <w:bookmarkEnd w:id="291"/>
    <w:bookmarkEnd w:id="292"/>
    <w:bookmarkEnd w:id="293"/>
    <w:bookmarkEnd w:id="294"/>
    <w:p w14:paraId="2DED25E0" w14:textId="77777777" w:rsidR="00B21DC7" w:rsidRDefault="006900D8" w:rsidP="00B21DC7">
      <w:pPr>
        <w:ind w:left="0"/>
        <w:rPr>
          <w:rFonts w:ascii="Calibri" w:hAnsi="Calibri"/>
          <w:noProof/>
          <w:lang w:val="en-ZA" w:eastAsia="en-ZA"/>
        </w:rPr>
      </w:pPr>
      <w:r>
        <w:rPr>
          <w:rFonts w:ascii="Calibri" w:hAnsi="Calibri"/>
          <w:noProof/>
          <w:lang w:val="en-ZA" w:eastAsia="en-ZA"/>
        </w:rPr>
        <w:t>The following environ</w:t>
      </w:r>
      <w:r w:rsidR="005B4CB8">
        <w:rPr>
          <w:rFonts w:ascii="Calibri" w:hAnsi="Calibri"/>
          <w:noProof/>
          <w:lang w:val="en-ZA" w:eastAsia="en-ZA"/>
        </w:rPr>
        <w:t>ment i</w:t>
      </w:r>
      <w:r w:rsidR="00DB6E23">
        <w:rPr>
          <w:rFonts w:ascii="Calibri" w:hAnsi="Calibri"/>
          <w:noProof/>
          <w:lang w:val="en-ZA" w:eastAsia="en-ZA"/>
        </w:rPr>
        <w:t>s required in order to use Visual Studio Code</w:t>
      </w:r>
      <w:r>
        <w:rPr>
          <w:rFonts w:ascii="Calibri" w:hAnsi="Calibri"/>
          <w:noProof/>
          <w:lang w:val="en-ZA" w:eastAsia="en-ZA"/>
        </w:rPr>
        <w:t>.</w:t>
      </w:r>
    </w:p>
    <w:p w14:paraId="7DD2C582" w14:textId="77777777" w:rsidR="006900D8" w:rsidRDefault="006900D8" w:rsidP="00B21DC7">
      <w:pPr>
        <w:ind w:left="0"/>
        <w:rPr>
          <w:rFonts w:ascii="Calibri" w:hAnsi="Calibri"/>
          <w:noProof/>
          <w:lang w:val="en-ZA" w:eastAsia="en-ZA"/>
        </w:rPr>
      </w:pPr>
    </w:p>
    <w:p w14:paraId="19F002D7" w14:textId="77777777" w:rsidR="006E6C56" w:rsidRDefault="00DB6E23" w:rsidP="00F40026">
      <w:pPr>
        <w:pStyle w:val="ListParagraph"/>
        <w:numPr>
          <w:ilvl w:val="0"/>
          <w:numId w:val="4"/>
        </w:numPr>
        <w:rPr>
          <w:rFonts w:ascii="Calibri" w:hAnsi="Calibri"/>
          <w:noProof/>
          <w:lang w:val="en-ZA" w:eastAsia="en-ZA"/>
        </w:rPr>
      </w:pPr>
      <w:r>
        <w:rPr>
          <w:rFonts w:ascii="Calibri" w:hAnsi="Calibri"/>
          <w:noProof/>
          <w:lang w:val="en-ZA" w:eastAsia="en-ZA"/>
        </w:rPr>
        <w:t>Windows, Linux or Mac OSX machine.</w:t>
      </w:r>
    </w:p>
    <w:p w14:paraId="27A9BA43" w14:textId="77777777" w:rsidR="006E6C56" w:rsidRDefault="006E6C56" w:rsidP="006E6C56">
      <w:pPr>
        <w:ind w:left="360"/>
        <w:rPr>
          <w:rFonts w:ascii="Calibri" w:hAnsi="Calibri"/>
          <w:noProof/>
          <w:lang w:val="en-ZA" w:eastAsia="en-ZA"/>
        </w:rPr>
      </w:pPr>
    </w:p>
    <w:p w14:paraId="355B731C" w14:textId="77777777" w:rsidR="006E6C56" w:rsidRDefault="006E6C56">
      <w:pPr>
        <w:spacing w:before="0"/>
        <w:ind w:left="0"/>
        <w:rPr>
          <w:rFonts w:ascii="Calibri" w:hAnsi="Calibri"/>
          <w:noProof/>
          <w:lang w:val="en-ZA" w:eastAsia="en-ZA"/>
        </w:rPr>
      </w:pPr>
      <w:r>
        <w:rPr>
          <w:rFonts w:ascii="Calibri" w:hAnsi="Calibri"/>
          <w:noProof/>
          <w:lang w:val="en-ZA" w:eastAsia="en-ZA"/>
        </w:rPr>
        <w:br w:type="page"/>
      </w:r>
    </w:p>
    <w:p w14:paraId="105BB9B0" w14:textId="77777777" w:rsidR="006900D8" w:rsidRDefault="006E6C56" w:rsidP="006E6C56">
      <w:pPr>
        <w:pStyle w:val="Heading1"/>
        <w:rPr>
          <w:noProof/>
          <w:lang w:val="en-ZA" w:eastAsia="en-ZA"/>
        </w:rPr>
      </w:pPr>
      <w:bookmarkStart w:id="324" w:name="_Toc13454181"/>
      <w:r w:rsidRPr="006E6C56">
        <w:rPr>
          <w:noProof/>
          <w:lang w:val="en-ZA" w:eastAsia="en-ZA"/>
        </w:rPr>
        <w:lastRenderedPageBreak/>
        <w:t>Installing Visual Studio Code</w:t>
      </w:r>
      <w:bookmarkEnd w:id="324"/>
    </w:p>
    <w:p w14:paraId="29EF577A" w14:textId="77777777" w:rsidR="006E6C56" w:rsidRDefault="006E6C56" w:rsidP="006E6C56">
      <w:pPr>
        <w:ind w:left="360"/>
        <w:rPr>
          <w:rFonts w:ascii="Calibri" w:hAnsi="Calibri"/>
          <w:noProof/>
          <w:lang w:val="en-ZA" w:eastAsia="en-ZA"/>
        </w:rPr>
      </w:pPr>
    </w:p>
    <w:p w14:paraId="5DFBA22F" w14:textId="77777777" w:rsidR="006E6C56" w:rsidRDefault="006E6C56" w:rsidP="006E6C56">
      <w:pPr>
        <w:ind w:left="0"/>
        <w:rPr>
          <w:rFonts w:ascii="Calibri" w:hAnsi="Calibri"/>
          <w:noProof/>
          <w:lang w:val="en-ZA" w:eastAsia="en-ZA"/>
        </w:rPr>
      </w:pPr>
      <w:r>
        <w:rPr>
          <w:rFonts w:ascii="Calibri" w:hAnsi="Calibri"/>
          <w:noProof/>
          <w:lang w:val="en-ZA" w:eastAsia="en-ZA"/>
        </w:rPr>
        <w:t>Visual Sudio Code can be downloaded from the following link:</w:t>
      </w:r>
    </w:p>
    <w:p w14:paraId="1989CE20" w14:textId="77777777" w:rsidR="006E6C56" w:rsidRDefault="006E6C56" w:rsidP="006E6C56">
      <w:pPr>
        <w:ind w:left="0"/>
        <w:rPr>
          <w:rFonts w:ascii="Calibri" w:hAnsi="Calibri"/>
          <w:noProof/>
          <w:lang w:val="en-ZA" w:eastAsia="en-ZA"/>
        </w:rPr>
      </w:pPr>
    </w:p>
    <w:p w14:paraId="56B56E6D" w14:textId="77777777" w:rsidR="006E6C56" w:rsidRDefault="007A553B" w:rsidP="006E6C56">
      <w:pPr>
        <w:ind w:left="0"/>
        <w:rPr>
          <w:rFonts w:ascii="Calibri" w:hAnsi="Calibri"/>
          <w:noProof/>
          <w:lang w:val="en-ZA" w:eastAsia="en-ZA"/>
        </w:rPr>
      </w:pPr>
      <w:hyperlink r:id="rId15" w:history="1">
        <w:r w:rsidR="006E6C56" w:rsidRPr="00795D0D">
          <w:rPr>
            <w:rStyle w:val="Hyperlink"/>
            <w:rFonts w:ascii="Calibri" w:hAnsi="Calibri"/>
            <w:noProof/>
            <w:lang w:val="en-ZA" w:eastAsia="en-ZA"/>
          </w:rPr>
          <w:t>https://code.visualstudio.com/Download</w:t>
        </w:r>
      </w:hyperlink>
    </w:p>
    <w:p w14:paraId="095A2C69" w14:textId="77777777" w:rsidR="006E6C56" w:rsidRDefault="006E6C56" w:rsidP="006E6C56">
      <w:pPr>
        <w:ind w:left="0"/>
        <w:rPr>
          <w:rFonts w:ascii="Calibri" w:hAnsi="Calibri"/>
          <w:noProof/>
          <w:lang w:val="en-ZA" w:eastAsia="en-ZA"/>
        </w:rPr>
      </w:pPr>
    </w:p>
    <w:p w14:paraId="63665F55" w14:textId="1EAC4031" w:rsidR="006E6C56" w:rsidRDefault="006E6C56" w:rsidP="006E6C56">
      <w:pPr>
        <w:ind w:left="0"/>
        <w:rPr>
          <w:rFonts w:ascii="Calibri" w:hAnsi="Calibri"/>
          <w:noProof/>
          <w:lang w:val="en-ZA" w:eastAsia="en-ZA"/>
        </w:rPr>
      </w:pPr>
      <w:r>
        <w:rPr>
          <w:rFonts w:ascii="Calibri" w:hAnsi="Calibri"/>
          <w:noProof/>
          <w:lang w:val="en-ZA" w:eastAsia="en-ZA"/>
        </w:rPr>
        <w:t xml:space="preserve">You can select the version for </w:t>
      </w:r>
      <w:ins w:id="325" w:author="Dick" w:date="2019-07-08T04:57:00Z">
        <w:r w:rsidR="00153A75">
          <w:rPr>
            <w:rFonts w:ascii="Calibri" w:hAnsi="Calibri"/>
            <w:noProof/>
            <w:lang w:val="en-ZA" w:eastAsia="en-ZA"/>
          </w:rPr>
          <w:t xml:space="preserve">your </w:t>
        </w:r>
      </w:ins>
      <w:r>
        <w:rPr>
          <w:rFonts w:ascii="Calibri" w:hAnsi="Calibri"/>
          <w:noProof/>
          <w:lang w:val="en-ZA" w:eastAsia="en-ZA"/>
        </w:rPr>
        <w:t>operating system. This guide describes how to install the Windows version of Visua</w:t>
      </w:r>
      <w:del w:id="326" w:author="Dick" w:date="2019-07-08T04:58:00Z">
        <w:r w:rsidDel="00153A75">
          <w:rPr>
            <w:rFonts w:ascii="Calibri" w:hAnsi="Calibri"/>
            <w:noProof/>
            <w:lang w:val="en-ZA" w:eastAsia="en-ZA"/>
          </w:rPr>
          <w:delText>;</w:delText>
        </w:r>
      </w:del>
      <w:r>
        <w:rPr>
          <w:rFonts w:ascii="Calibri" w:hAnsi="Calibri"/>
          <w:noProof/>
          <w:lang w:val="en-ZA" w:eastAsia="en-ZA"/>
        </w:rPr>
        <w:t>l Studio Code.</w:t>
      </w:r>
    </w:p>
    <w:p w14:paraId="696419A4" w14:textId="77777777" w:rsidR="006E6C56" w:rsidRDefault="006E6C56" w:rsidP="006E6C56">
      <w:pPr>
        <w:ind w:left="0"/>
        <w:rPr>
          <w:rFonts w:ascii="Calibri" w:hAnsi="Calibri"/>
          <w:b/>
          <w:bCs/>
          <w:noProof/>
          <w:lang w:val="en-ZA" w:eastAsia="en-ZA"/>
        </w:rPr>
      </w:pPr>
      <w:r>
        <w:rPr>
          <w:rFonts w:ascii="Calibri" w:hAnsi="Calibri"/>
          <w:noProof/>
          <w:lang w:val="en-ZA" w:eastAsia="en-ZA"/>
        </w:rPr>
        <w:t xml:space="preserve">Depending on your Window operating system, run either the 32 bit </w:t>
      </w:r>
      <w:r>
        <w:rPr>
          <w:rFonts w:ascii="Calibri" w:hAnsi="Calibri"/>
          <w:b/>
          <w:bCs/>
          <w:noProof/>
          <w:lang w:val="en-ZA" w:eastAsia="en-ZA"/>
        </w:rPr>
        <w:t>VSCodeUserSetup-ia32</w:t>
      </w:r>
      <w:r w:rsidRPr="00205355">
        <w:rPr>
          <w:rFonts w:ascii="Calibri" w:hAnsi="Calibri"/>
          <w:b/>
          <w:bCs/>
          <w:noProof/>
          <w:lang w:val="en-ZA" w:eastAsia="en-ZA"/>
        </w:rPr>
        <w:t>-1.26.1</w:t>
      </w:r>
      <w:r>
        <w:rPr>
          <w:rFonts w:ascii="Calibri" w:hAnsi="Calibri"/>
          <w:b/>
          <w:bCs/>
          <w:noProof/>
          <w:lang w:val="en-ZA" w:eastAsia="en-ZA"/>
        </w:rPr>
        <w:t xml:space="preserve">.exe </w:t>
      </w:r>
      <w:r w:rsidRPr="00173822">
        <w:rPr>
          <w:rFonts w:ascii="Calibri" w:hAnsi="Calibri"/>
          <w:bCs/>
          <w:noProof/>
          <w:lang w:val="en-ZA" w:eastAsia="en-ZA"/>
        </w:rPr>
        <w:t>or the 64 bit</w:t>
      </w:r>
      <w:r>
        <w:rPr>
          <w:rFonts w:ascii="Calibri" w:hAnsi="Calibri"/>
          <w:b/>
          <w:bCs/>
          <w:noProof/>
          <w:lang w:val="en-ZA" w:eastAsia="en-ZA"/>
        </w:rPr>
        <w:t xml:space="preserve"> VSCodeUserSetup-x64</w:t>
      </w:r>
      <w:r w:rsidRPr="00205355">
        <w:rPr>
          <w:rFonts w:ascii="Calibri" w:hAnsi="Calibri"/>
          <w:b/>
          <w:bCs/>
          <w:noProof/>
          <w:lang w:val="en-ZA" w:eastAsia="en-ZA"/>
        </w:rPr>
        <w:t>-1.26.1</w:t>
      </w:r>
      <w:r>
        <w:rPr>
          <w:rFonts w:ascii="Calibri" w:hAnsi="Calibri"/>
          <w:b/>
          <w:bCs/>
          <w:noProof/>
          <w:lang w:val="en-ZA" w:eastAsia="en-ZA"/>
        </w:rPr>
        <w:t xml:space="preserve">.exe </w:t>
      </w:r>
    </w:p>
    <w:p w14:paraId="403899A5" w14:textId="77777777" w:rsidR="006E6C56" w:rsidRDefault="006E6C56" w:rsidP="006E6C56">
      <w:pPr>
        <w:ind w:left="0"/>
        <w:rPr>
          <w:rFonts w:ascii="Calibri" w:hAnsi="Calibri"/>
          <w:b/>
          <w:bCs/>
          <w:noProof/>
          <w:lang w:val="en-ZA" w:eastAsia="en-ZA"/>
        </w:rPr>
      </w:pPr>
    </w:p>
    <w:p w14:paraId="566B2C73" w14:textId="77777777" w:rsidR="006E6C56" w:rsidRDefault="006E6C56" w:rsidP="006E6C56">
      <w:pPr>
        <w:ind w:left="0"/>
        <w:rPr>
          <w:rFonts w:ascii="Calibri" w:hAnsi="Calibri"/>
          <w:noProof/>
          <w:lang w:val="en-ZA" w:eastAsia="en-ZA"/>
        </w:rPr>
      </w:pPr>
      <w:r>
        <w:rPr>
          <w:rFonts w:ascii="Calibri" w:hAnsi="Calibri"/>
          <w:noProof/>
        </w:rPr>
        <w:drawing>
          <wp:inline distT="0" distB="0" distL="0" distR="0" wp14:anchorId="2ECFAC23" wp14:editId="700B8CE9">
            <wp:extent cx="4724400" cy="3686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3686175"/>
                    </a:xfrm>
                    <a:prstGeom prst="rect">
                      <a:avLst/>
                    </a:prstGeom>
                    <a:noFill/>
                    <a:ln>
                      <a:noFill/>
                    </a:ln>
                  </pic:spPr>
                </pic:pic>
              </a:graphicData>
            </a:graphic>
          </wp:inline>
        </w:drawing>
      </w:r>
    </w:p>
    <w:p w14:paraId="68952BFD" w14:textId="77777777" w:rsidR="006E6C56" w:rsidRDefault="006E6C56" w:rsidP="006E6C56">
      <w:pPr>
        <w:ind w:left="0"/>
        <w:rPr>
          <w:rFonts w:ascii="Calibri" w:hAnsi="Calibri"/>
          <w:noProof/>
          <w:lang w:val="en-ZA" w:eastAsia="en-ZA"/>
        </w:rPr>
      </w:pPr>
      <w:r>
        <w:rPr>
          <w:rFonts w:ascii="Calibri" w:hAnsi="Calibri"/>
          <w:noProof/>
          <w:lang w:val="en-ZA" w:eastAsia="en-ZA"/>
        </w:rPr>
        <w:t>Select Next</w:t>
      </w:r>
    </w:p>
    <w:p w14:paraId="3DC57E8C" w14:textId="77777777" w:rsidR="006E6C56" w:rsidRDefault="006E6C56" w:rsidP="006E6C56">
      <w:pPr>
        <w:ind w:left="0"/>
        <w:rPr>
          <w:rFonts w:ascii="Calibri" w:hAnsi="Calibri"/>
          <w:noProof/>
          <w:lang w:val="en-ZA" w:eastAsia="en-ZA"/>
        </w:rPr>
      </w:pPr>
      <w:r>
        <w:rPr>
          <w:rFonts w:ascii="Calibri" w:hAnsi="Calibri"/>
          <w:noProof/>
        </w:rPr>
        <w:lastRenderedPageBreak/>
        <w:drawing>
          <wp:inline distT="0" distB="0" distL="0" distR="0" wp14:anchorId="0629AA74" wp14:editId="077CD586">
            <wp:extent cx="4754880" cy="37490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3749040"/>
                    </a:xfrm>
                    <a:prstGeom prst="rect">
                      <a:avLst/>
                    </a:prstGeom>
                    <a:noFill/>
                    <a:ln>
                      <a:noFill/>
                    </a:ln>
                  </pic:spPr>
                </pic:pic>
              </a:graphicData>
            </a:graphic>
          </wp:inline>
        </w:drawing>
      </w:r>
    </w:p>
    <w:p w14:paraId="5C94A171" w14:textId="77777777" w:rsidR="006E6C56" w:rsidRDefault="006E6C56" w:rsidP="006E6C56">
      <w:pPr>
        <w:ind w:left="0"/>
        <w:rPr>
          <w:rFonts w:ascii="Calibri" w:hAnsi="Calibri"/>
          <w:noProof/>
          <w:lang w:val="en-ZA" w:eastAsia="en-ZA"/>
        </w:rPr>
      </w:pPr>
      <w:r>
        <w:rPr>
          <w:rFonts w:ascii="Calibri" w:hAnsi="Calibri"/>
          <w:noProof/>
          <w:lang w:val="en-ZA" w:eastAsia="en-ZA"/>
        </w:rPr>
        <w:t xml:space="preserve">Accept the License Agreement and select </w:t>
      </w:r>
      <w:r w:rsidRPr="00173822">
        <w:rPr>
          <w:rFonts w:ascii="Calibri" w:hAnsi="Calibri"/>
          <w:b/>
          <w:noProof/>
          <w:lang w:val="en-ZA" w:eastAsia="en-ZA"/>
        </w:rPr>
        <w:t>Next</w:t>
      </w:r>
    </w:p>
    <w:p w14:paraId="4D024B0F" w14:textId="77777777" w:rsidR="006E6C56" w:rsidRDefault="006E6C56" w:rsidP="006E6C56">
      <w:pPr>
        <w:ind w:left="0"/>
        <w:rPr>
          <w:rFonts w:ascii="Calibri" w:hAnsi="Calibri"/>
          <w:noProof/>
          <w:lang w:val="en-ZA" w:eastAsia="en-ZA"/>
        </w:rPr>
      </w:pPr>
      <w:r>
        <w:rPr>
          <w:rFonts w:ascii="Calibri" w:hAnsi="Calibri"/>
          <w:noProof/>
        </w:rPr>
        <w:drawing>
          <wp:inline distT="0" distB="0" distL="0" distR="0" wp14:anchorId="5B181DB1" wp14:editId="4737E8FD">
            <wp:extent cx="4743450" cy="3705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3705225"/>
                    </a:xfrm>
                    <a:prstGeom prst="rect">
                      <a:avLst/>
                    </a:prstGeom>
                    <a:noFill/>
                    <a:ln>
                      <a:noFill/>
                    </a:ln>
                  </pic:spPr>
                </pic:pic>
              </a:graphicData>
            </a:graphic>
          </wp:inline>
        </w:drawing>
      </w:r>
    </w:p>
    <w:p w14:paraId="6C066493" w14:textId="77777777" w:rsidR="006E6C56" w:rsidRDefault="006E6C56" w:rsidP="006E6C56">
      <w:pPr>
        <w:ind w:left="0"/>
        <w:rPr>
          <w:rFonts w:ascii="Calibri" w:hAnsi="Calibri"/>
          <w:b/>
          <w:noProof/>
          <w:lang w:val="en-ZA" w:eastAsia="en-ZA"/>
        </w:rPr>
      </w:pPr>
      <w:r>
        <w:rPr>
          <w:rFonts w:ascii="Calibri" w:hAnsi="Calibri"/>
          <w:noProof/>
          <w:lang w:val="en-ZA" w:eastAsia="en-ZA"/>
        </w:rPr>
        <w:t xml:space="preserve">Accept the defaults or specify your folder and select </w:t>
      </w:r>
      <w:r w:rsidRPr="00173822">
        <w:rPr>
          <w:rFonts w:ascii="Calibri" w:hAnsi="Calibri"/>
          <w:b/>
          <w:noProof/>
          <w:lang w:val="en-ZA" w:eastAsia="en-ZA"/>
        </w:rPr>
        <w:t>Next</w:t>
      </w:r>
    </w:p>
    <w:p w14:paraId="4C4D4B58" w14:textId="77777777" w:rsidR="006E6C56" w:rsidRDefault="006E6C56" w:rsidP="006E6C56">
      <w:pPr>
        <w:ind w:left="0"/>
        <w:rPr>
          <w:rFonts w:ascii="Calibri" w:hAnsi="Calibri"/>
          <w:noProof/>
          <w:lang w:val="en-ZA" w:eastAsia="en-ZA"/>
        </w:rPr>
      </w:pPr>
      <w:r>
        <w:rPr>
          <w:rFonts w:ascii="Calibri" w:hAnsi="Calibri"/>
          <w:noProof/>
        </w:rPr>
        <w:lastRenderedPageBreak/>
        <w:drawing>
          <wp:inline distT="0" distB="0" distL="0" distR="0" wp14:anchorId="46F21C02" wp14:editId="51295A5B">
            <wp:extent cx="4762500" cy="3695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695700"/>
                    </a:xfrm>
                    <a:prstGeom prst="rect">
                      <a:avLst/>
                    </a:prstGeom>
                    <a:noFill/>
                    <a:ln>
                      <a:noFill/>
                    </a:ln>
                  </pic:spPr>
                </pic:pic>
              </a:graphicData>
            </a:graphic>
          </wp:inline>
        </w:drawing>
      </w:r>
    </w:p>
    <w:p w14:paraId="4C505732" w14:textId="77777777" w:rsidR="006E6C56" w:rsidRDefault="006E6C56" w:rsidP="006E6C56">
      <w:pPr>
        <w:ind w:left="0"/>
        <w:rPr>
          <w:rFonts w:ascii="Calibri" w:hAnsi="Calibri"/>
          <w:b/>
          <w:noProof/>
          <w:lang w:val="en-ZA" w:eastAsia="en-ZA"/>
        </w:rPr>
      </w:pPr>
      <w:r>
        <w:rPr>
          <w:rFonts w:ascii="Calibri" w:hAnsi="Calibri"/>
          <w:noProof/>
          <w:lang w:val="en-ZA" w:eastAsia="en-ZA"/>
        </w:rPr>
        <w:t xml:space="preserve">Select the options you would like to include in the install and select </w:t>
      </w:r>
      <w:r w:rsidRPr="00173822">
        <w:rPr>
          <w:rFonts w:ascii="Calibri" w:hAnsi="Calibri"/>
          <w:b/>
          <w:noProof/>
          <w:lang w:val="en-ZA" w:eastAsia="en-ZA"/>
        </w:rPr>
        <w:t>Next</w:t>
      </w:r>
    </w:p>
    <w:p w14:paraId="412DE60A" w14:textId="77777777" w:rsidR="006E6C56" w:rsidRDefault="006E6C56" w:rsidP="006E6C56">
      <w:pPr>
        <w:ind w:left="0"/>
        <w:rPr>
          <w:rFonts w:ascii="Calibri" w:hAnsi="Calibri"/>
          <w:noProof/>
          <w:lang w:val="en-ZA" w:eastAsia="en-ZA"/>
        </w:rPr>
      </w:pPr>
      <w:r>
        <w:rPr>
          <w:rFonts w:ascii="Calibri" w:hAnsi="Calibri"/>
          <w:noProof/>
        </w:rPr>
        <w:drawing>
          <wp:inline distT="0" distB="0" distL="0" distR="0" wp14:anchorId="3A7C48E6" wp14:editId="4D05725A">
            <wp:extent cx="4762500" cy="36861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14:paraId="18DEF569" w14:textId="77777777" w:rsidR="006E6C56" w:rsidRDefault="006E6C56" w:rsidP="006E6C56">
      <w:pPr>
        <w:ind w:left="0"/>
        <w:rPr>
          <w:rFonts w:ascii="Calibri" w:hAnsi="Calibri"/>
          <w:noProof/>
          <w:lang w:val="en-ZA" w:eastAsia="en-ZA"/>
        </w:rPr>
      </w:pPr>
      <w:r>
        <w:rPr>
          <w:rFonts w:ascii="Calibri" w:hAnsi="Calibri"/>
          <w:noProof/>
          <w:lang w:val="en-ZA" w:eastAsia="en-ZA"/>
        </w:rPr>
        <w:t>Visual Studio Code is now installed.</w:t>
      </w:r>
    </w:p>
    <w:p w14:paraId="3C798693" w14:textId="77777777" w:rsidR="006E6C56" w:rsidRDefault="006E6C56">
      <w:pPr>
        <w:spacing w:before="0"/>
        <w:ind w:left="0"/>
        <w:rPr>
          <w:rFonts w:ascii="Calibri" w:hAnsi="Calibri"/>
          <w:noProof/>
          <w:lang w:val="en-ZA" w:eastAsia="en-ZA"/>
        </w:rPr>
      </w:pPr>
      <w:r>
        <w:rPr>
          <w:rFonts w:ascii="Calibri" w:hAnsi="Calibri"/>
          <w:noProof/>
          <w:lang w:val="en-ZA" w:eastAsia="en-ZA"/>
        </w:rPr>
        <w:br w:type="page"/>
      </w:r>
    </w:p>
    <w:p w14:paraId="1D2C8F8B" w14:textId="1AB076FE" w:rsidR="006E6C56" w:rsidRDefault="006E6C56" w:rsidP="006E6C56">
      <w:pPr>
        <w:pStyle w:val="Heading1"/>
        <w:rPr>
          <w:noProof/>
          <w:lang w:val="en-ZA" w:eastAsia="en-ZA"/>
        </w:rPr>
      </w:pPr>
      <w:bookmarkStart w:id="327" w:name="_Toc13454182"/>
      <w:r>
        <w:rPr>
          <w:noProof/>
          <w:lang w:val="en-ZA" w:eastAsia="en-ZA"/>
        </w:rPr>
        <w:lastRenderedPageBreak/>
        <w:t>Configuring Visual Studio Code for MV</w:t>
      </w:r>
      <w:del w:id="328" w:author="Dick" w:date="2019-07-08T05:00:00Z">
        <w:r w:rsidDel="00153A75">
          <w:rPr>
            <w:noProof/>
            <w:lang w:val="en-ZA" w:eastAsia="en-ZA"/>
          </w:rPr>
          <w:delText>ON#</w:delText>
        </w:r>
      </w:del>
      <w:r>
        <w:rPr>
          <w:noProof/>
          <w:lang w:val="en-ZA" w:eastAsia="en-ZA"/>
        </w:rPr>
        <w:t>.</w:t>
      </w:r>
      <w:bookmarkEnd w:id="327"/>
    </w:p>
    <w:p w14:paraId="518B8EAD" w14:textId="77777777" w:rsidR="006E6C56" w:rsidRDefault="006E6C56" w:rsidP="006E6C56">
      <w:pPr>
        <w:ind w:left="0"/>
        <w:rPr>
          <w:rFonts w:ascii="Calibri" w:hAnsi="Calibri"/>
          <w:noProof/>
          <w:lang w:val="en-ZA" w:eastAsia="en-ZA"/>
        </w:rPr>
      </w:pPr>
    </w:p>
    <w:p w14:paraId="71ED721D" w14:textId="109FDBB4" w:rsidR="006E6C56" w:rsidRDefault="006E6C56" w:rsidP="006E6C56">
      <w:pPr>
        <w:ind w:left="0"/>
        <w:rPr>
          <w:rFonts w:ascii="Calibri" w:hAnsi="Calibri"/>
          <w:noProof/>
          <w:lang w:val="en-ZA" w:eastAsia="en-ZA"/>
        </w:rPr>
      </w:pPr>
      <w:r>
        <w:rPr>
          <w:rFonts w:ascii="Calibri" w:hAnsi="Calibri"/>
          <w:noProof/>
          <w:lang w:val="en-ZA" w:eastAsia="en-ZA"/>
        </w:rPr>
        <w:t>Before we can start using the MV</w:t>
      </w:r>
      <w:del w:id="329" w:author="Dick" w:date="2019-07-08T05:00:00Z">
        <w:r w:rsidDel="00153A75">
          <w:rPr>
            <w:rFonts w:ascii="Calibri" w:hAnsi="Calibri"/>
            <w:noProof/>
            <w:lang w:val="en-ZA" w:eastAsia="en-ZA"/>
          </w:rPr>
          <w:delText>ON#</w:delText>
        </w:r>
      </w:del>
      <w:r>
        <w:rPr>
          <w:rFonts w:ascii="Calibri" w:hAnsi="Calibri"/>
          <w:noProof/>
          <w:lang w:val="en-ZA" w:eastAsia="en-ZA"/>
        </w:rPr>
        <w:t xml:space="preserve"> features for Visual Studio Code, we need to install the extension</w:t>
      </w:r>
      <w:del w:id="330" w:author="Dick" w:date="2019-07-08T05:00:00Z">
        <w:r w:rsidDel="00EF69B6">
          <w:rPr>
            <w:rFonts w:ascii="Calibri" w:hAnsi="Calibri"/>
            <w:noProof/>
            <w:lang w:val="en-ZA" w:eastAsia="en-ZA"/>
          </w:rPr>
          <w:delText>s</w:delText>
        </w:r>
      </w:del>
      <w:r>
        <w:rPr>
          <w:rFonts w:ascii="Calibri" w:hAnsi="Calibri"/>
          <w:noProof/>
          <w:lang w:val="en-ZA" w:eastAsia="en-ZA"/>
        </w:rPr>
        <w:t xml:space="preserve">. VSCODE has a automated download and </w:t>
      </w:r>
      <w:r w:rsidR="00BB1944">
        <w:rPr>
          <w:rFonts w:ascii="Calibri" w:hAnsi="Calibri"/>
          <w:noProof/>
          <w:lang w:val="en-ZA" w:eastAsia="en-ZA"/>
        </w:rPr>
        <w:t>installation process for extensions.</w:t>
      </w:r>
    </w:p>
    <w:p w14:paraId="3D3FB89F" w14:textId="77777777" w:rsidR="00BB1944" w:rsidRDefault="00BB1944" w:rsidP="006E6C56">
      <w:pPr>
        <w:ind w:left="0"/>
        <w:rPr>
          <w:rFonts w:ascii="Calibri" w:hAnsi="Calibri"/>
          <w:noProof/>
          <w:lang w:val="en-ZA" w:eastAsia="en-ZA"/>
        </w:rPr>
      </w:pPr>
    </w:p>
    <w:p w14:paraId="509A8FCA" w14:textId="77777777" w:rsidR="00BB1944" w:rsidRDefault="00BB1944" w:rsidP="006E6C56">
      <w:pPr>
        <w:ind w:left="0"/>
        <w:rPr>
          <w:rFonts w:ascii="Calibri" w:hAnsi="Calibri"/>
          <w:noProof/>
        </w:rPr>
      </w:pPr>
      <w:r>
        <w:rPr>
          <w:rFonts w:ascii="Calibri" w:hAnsi="Calibri"/>
          <w:noProof/>
        </w:rPr>
        <w:t>Start VSCODE and select the Extensions Button</w:t>
      </w:r>
    </w:p>
    <w:p w14:paraId="548B2507" w14:textId="77777777" w:rsidR="00BB1944" w:rsidRDefault="00BB1944" w:rsidP="006E6C56">
      <w:pPr>
        <w:ind w:left="0"/>
        <w:rPr>
          <w:rFonts w:ascii="Calibri" w:hAnsi="Calibri"/>
          <w:noProof/>
        </w:rPr>
      </w:pPr>
    </w:p>
    <w:p w14:paraId="791865EA" w14:textId="77777777" w:rsidR="00BB1944" w:rsidRDefault="00BB1944" w:rsidP="006E6C56">
      <w:pPr>
        <w:ind w:left="0"/>
        <w:rPr>
          <w:rFonts w:ascii="Calibri" w:hAnsi="Calibri"/>
          <w:noProof/>
          <w:lang w:val="en-ZA" w:eastAsia="en-ZA"/>
        </w:rPr>
      </w:pPr>
      <w:r>
        <w:rPr>
          <w:rFonts w:ascii="Calibri" w:hAnsi="Calibri"/>
          <w:noProof/>
        </w:rPr>
        <w:drawing>
          <wp:inline distT="0" distB="0" distL="0" distR="0" wp14:anchorId="6500B585" wp14:editId="67408C73">
            <wp:extent cx="5760720" cy="4663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14:paraId="380AC32F" w14:textId="77777777" w:rsidR="00BB1944" w:rsidRDefault="00BB1944" w:rsidP="006E6C56">
      <w:pPr>
        <w:ind w:left="0"/>
        <w:rPr>
          <w:rFonts w:ascii="Calibri" w:hAnsi="Calibri"/>
          <w:noProof/>
          <w:lang w:val="en-ZA" w:eastAsia="en-ZA"/>
        </w:rPr>
      </w:pPr>
    </w:p>
    <w:p w14:paraId="0FEEC19C" w14:textId="49662AE2" w:rsidR="00BB1944" w:rsidRDefault="00BB1944" w:rsidP="006E6C56">
      <w:pPr>
        <w:ind w:left="0"/>
        <w:rPr>
          <w:rFonts w:ascii="Calibri" w:hAnsi="Calibri"/>
          <w:noProof/>
          <w:lang w:val="en-ZA" w:eastAsia="en-ZA"/>
        </w:rPr>
      </w:pPr>
      <w:r>
        <w:rPr>
          <w:rFonts w:ascii="Calibri" w:hAnsi="Calibri"/>
          <w:noProof/>
          <w:lang w:val="en-ZA" w:eastAsia="en-ZA"/>
        </w:rPr>
        <w:t>In the search box, type MV</w:t>
      </w:r>
      <w:del w:id="331" w:author="Dick" w:date="2019-07-08T05:01:00Z">
        <w:r w:rsidDel="00EF69B6">
          <w:rPr>
            <w:rFonts w:ascii="Calibri" w:hAnsi="Calibri"/>
            <w:noProof/>
            <w:lang w:val="en-ZA" w:eastAsia="en-ZA"/>
          </w:rPr>
          <w:delText>ON</w:delText>
        </w:r>
      </w:del>
      <w:ins w:id="332" w:author="Dick" w:date="2019-07-08T05:01:00Z">
        <w:r w:rsidR="00EF69B6">
          <w:rPr>
            <w:rFonts w:ascii="Calibri" w:hAnsi="Calibri"/>
            <w:noProof/>
            <w:lang w:val="en-ZA" w:eastAsia="en-ZA"/>
          </w:rPr>
          <w:t>#</w:t>
        </w:r>
      </w:ins>
      <w:r>
        <w:rPr>
          <w:rFonts w:ascii="Calibri" w:hAnsi="Calibri"/>
          <w:noProof/>
          <w:lang w:val="en-ZA" w:eastAsia="en-ZA"/>
        </w:rPr>
        <w:t xml:space="preserve"> and press enter:</w:t>
      </w:r>
    </w:p>
    <w:p w14:paraId="558647DA" w14:textId="77777777" w:rsidR="00BB1944" w:rsidRDefault="00BB1944" w:rsidP="006E6C56">
      <w:pPr>
        <w:ind w:left="0"/>
        <w:rPr>
          <w:rFonts w:ascii="Calibri" w:hAnsi="Calibri"/>
          <w:noProof/>
          <w:lang w:val="en-ZA" w:eastAsia="en-ZA"/>
        </w:rPr>
      </w:pPr>
    </w:p>
    <w:p w14:paraId="1B7F494B" w14:textId="77777777" w:rsidR="00BB1944" w:rsidRDefault="00BB1944" w:rsidP="006E6C56">
      <w:pPr>
        <w:ind w:left="0"/>
        <w:rPr>
          <w:rFonts w:ascii="Calibri" w:hAnsi="Calibri"/>
          <w:noProof/>
          <w:lang w:val="en-ZA" w:eastAsia="en-ZA"/>
        </w:rPr>
      </w:pPr>
      <w:r>
        <w:rPr>
          <w:rFonts w:ascii="Calibri" w:hAnsi="Calibri"/>
          <w:noProof/>
        </w:rPr>
        <w:lastRenderedPageBreak/>
        <w:drawing>
          <wp:inline distT="0" distB="0" distL="0" distR="0" wp14:anchorId="32590F84" wp14:editId="1DB4F879">
            <wp:extent cx="576072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754880"/>
                    </a:xfrm>
                    <a:prstGeom prst="rect">
                      <a:avLst/>
                    </a:prstGeom>
                    <a:noFill/>
                    <a:ln>
                      <a:noFill/>
                    </a:ln>
                  </pic:spPr>
                </pic:pic>
              </a:graphicData>
            </a:graphic>
          </wp:inline>
        </w:drawing>
      </w:r>
    </w:p>
    <w:p w14:paraId="7D2B8694" w14:textId="77777777" w:rsidR="00BB1944" w:rsidRDefault="00BB1944" w:rsidP="006E6C56">
      <w:pPr>
        <w:ind w:left="0"/>
        <w:rPr>
          <w:rFonts w:ascii="Calibri" w:hAnsi="Calibri"/>
          <w:noProof/>
          <w:lang w:val="en-ZA" w:eastAsia="en-ZA"/>
        </w:rPr>
      </w:pPr>
    </w:p>
    <w:p w14:paraId="09D6CEC9" w14:textId="352582B7" w:rsidR="00BB1944" w:rsidRDefault="00BB1944" w:rsidP="006E6C56">
      <w:pPr>
        <w:ind w:left="0"/>
        <w:rPr>
          <w:rFonts w:ascii="Calibri" w:hAnsi="Calibri"/>
          <w:noProof/>
          <w:lang w:val="en-ZA" w:eastAsia="en-ZA"/>
        </w:rPr>
      </w:pPr>
      <w:r>
        <w:rPr>
          <w:rFonts w:ascii="Calibri" w:hAnsi="Calibri"/>
          <w:noProof/>
          <w:lang w:val="en-ZA" w:eastAsia="en-ZA"/>
        </w:rPr>
        <w:t xml:space="preserve">You </w:t>
      </w:r>
      <w:r w:rsidR="00AC6596">
        <w:rPr>
          <w:rFonts w:ascii="Calibri" w:hAnsi="Calibri"/>
          <w:noProof/>
          <w:lang w:val="en-ZA" w:eastAsia="en-ZA"/>
        </w:rPr>
        <w:t xml:space="preserve">can select the Developer Extension </w:t>
      </w:r>
      <w:del w:id="333" w:author="Dick" w:date="2019-07-08T05:03:00Z">
        <w:r w:rsidR="00AC6596" w:rsidDel="00EF69B6">
          <w:rPr>
            <w:rFonts w:ascii="Calibri" w:hAnsi="Calibri"/>
            <w:noProof/>
            <w:lang w:val="en-ZA" w:eastAsia="en-ZA"/>
          </w:rPr>
          <w:delText xml:space="preserve">and the Debugger extension </w:delText>
        </w:r>
      </w:del>
      <w:r w:rsidR="00AC6596">
        <w:rPr>
          <w:rFonts w:ascii="Calibri" w:hAnsi="Calibri"/>
          <w:noProof/>
          <w:lang w:val="en-ZA" w:eastAsia="en-ZA"/>
        </w:rPr>
        <w:t xml:space="preserve">by </w:t>
      </w:r>
      <w:del w:id="334" w:author="Dick" w:date="2019-07-08T05:03:00Z">
        <w:r w:rsidR="00AC6596" w:rsidDel="00EF69B6">
          <w:rPr>
            <w:rFonts w:ascii="Calibri" w:hAnsi="Calibri"/>
            <w:noProof/>
            <w:lang w:val="en-ZA" w:eastAsia="en-ZA"/>
          </w:rPr>
          <w:delText xml:space="preserve">selecting </w:delText>
        </w:r>
      </w:del>
      <w:ins w:id="335" w:author="Dick" w:date="2019-07-08T05:04:00Z">
        <w:r w:rsidR="00EF69B6">
          <w:rPr>
            <w:rFonts w:ascii="Calibri" w:hAnsi="Calibri"/>
            <w:noProof/>
            <w:lang w:val="en-ZA" w:eastAsia="en-ZA"/>
          </w:rPr>
          <w:t>clicking on</w:t>
        </w:r>
      </w:ins>
      <w:ins w:id="336" w:author="Dick" w:date="2019-07-08T05:03:00Z">
        <w:r w:rsidR="00EF69B6">
          <w:rPr>
            <w:rFonts w:ascii="Calibri" w:hAnsi="Calibri"/>
            <w:noProof/>
            <w:lang w:val="en-ZA" w:eastAsia="en-ZA"/>
          </w:rPr>
          <w:t xml:space="preserve"> </w:t>
        </w:r>
      </w:ins>
      <w:r w:rsidR="00AC6596">
        <w:rPr>
          <w:rFonts w:ascii="Calibri" w:hAnsi="Calibri"/>
          <w:noProof/>
          <w:lang w:val="en-ZA" w:eastAsia="en-ZA"/>
        </w:rPr>
        <w:t>the download image.</w:t>
      </w:r>
    </w:p>
    <w:p w14:paraId="10C7A19B" w14:textId="77777777" w:rsidR="00AC6596" w:rsidRDefault="00AC6596" w:rsidP="006E6C56">
      <w:pPr>
        <w:ind w:left="0"/>
        <w:rPr>
          <w:rFonts w:ascii="Calibri" w:hAnsi="Calibri"/>
          <w:noProof/>
          <w:lang w:val="en-ZA" w:eastAsia="en-ZA"/>
        </w:rPr>
      </w:pPr>
    </w:p>
    <w:p w14:paraId="558F6DB5" w14:textId="0A1A42BA" w:rsidR="00AC6596" w:rsidRDefault="00AC6596" w:rsidP="006E6C56">
      <w:pPr>
        <w:ind w:left="0"/>
        <w:rPr>
          <w:rFonts w:ascii="Calibri" w:hAnsi="Calibri"/>
          <w:noProof/>
          <w:lang w:val="en-ZA" w:eastAsia="en-ZA"/>
        </w:rPr>
      </w:pPr>
      <w:r>
        <w:rPr>
          <w:rFonts w:ascii="Calibri" w:hAnsi="Calibri"/>
          <w:noProof/>
          <w:lang w:val="en-ZA" w:eastAsia="en-ZA"/>
        </w:rPr>
        <w:t>Once the extenion</w:t>
      </w:r>
      <w:del w:id="337" w:author="Dick" w:date="2019-07-08T05:04:00Z">
        <w:r w:rsidDel="00EF69B6">
          <w:rPr>
            <w:rFonts w:ascii="Calibri" w:hAnsi="Calibri"/>
            <w:noProof/>
            <w:lang w:val="en-ZA" w:eastAsia="en-ZA"/>
          </w:rPr>
          <w:delText>s</w:delText>
        </w:r>
      </w:del>
      <w:r>
        <w:rPr>
          <w:rFonts w:ascii="Calibri" w:hAnsi="Calibri"/>
          <w:noProof/>
          <w:lang w:val="en-ZA" w:eastAsia="en-ZA"/>
        </w:rPr>
        <w:t xml:space="preserve"> </w:t>
      </w:r>
      <w:del w:id="338" w:author="Dick" w:date="2019-07-08T05:04:00Z">
        <w:r w:rsidDel="00EF69B6">
          <w:rPr>
            <w:rFonts w:ascii="Calibri" w:hAnsi="Calibri"/>
            <w:noProof/>
            <w:lang w:val="en-ZA" w:eastAsia="en-ZA"/>
          </w:rPr>
          <w:delText xml:space="preserve">are </w:delText>
        </w:r>
      </w:del>
      <w:ins w:id="339" w:author="Dick" w:date="2019-07-08T05:04:00Z">
        <w:r w:rsidR="00EF69B6">
          <w:rPr>
            <w:rFonts w:ascii="Calibri" w:hAnsi="Calibri"/>
            <w:noProof/>
            <w:lang w:val="en-ZA" w:eastAsia="en-ZA"/>
          </w:rPr>
          <w:t xml:space="preserve">is </w:t>
        </w:r>
      </w:ins>
      <w:r>
        <w:rPr>
          <w:rFonts w:ascii="Calibri" w:hAnsi="Calibri"/>
          <w:noProof/>
          <w:lang w:val="en-ZA" w:eastAsia="en-ZA"/>
        </w:rPr>
        <w:t>installed we are ready to start accessing our MV</w:t>
      </w:r>
      <w:del w:id="340" w:author="Dick" w:date="2019-07-08T05:04:00Z">
        <w:r w:rsidDel="00EF69B6">
          <w:rPr>
            <w:rFonts w:ascii="Calibri" w:hAnsi="Calibri"/>
            <w:noProof/>
            <w:lang w:val="en-ZA" w:eastAsia="en-ZA"/>
          </w:rPr>
          <w:delText>ON#</w:delText>
        </w:r>
      </w:del>
      <w:r>
        <w:rPr>
          <w:rFonts w:ascii="Calibri" w:hAnsi="Calibri"/>
          <w:noProof/>
          <w:lang w:val="en-ZA" w:eastAsia="en-ZA"/>
        </w:rPr>
        <w:t xml:space="preserve"> server. </w:t>
      </w:r>
    </w:p>
    <w:p w14:paraId="7A708DA5" w14:textId="77777777" w:rsidR="00AC6596" w:rsidRDefault="00AC6596" w:rsidP="006E6C56">
      <w:pPr>
        <w:ind w:left="0"/>
        <w:rPr>
          <w:rFonts w:ascii="Calibri" w:hAnsi="Calibri"/>
          <w:noProof/>
          <w:lang w:val="en-ZA" w:eastAsia="en-ZA"/>
        </w:rPr>
      </w:pPr>
    </w:p>
    <w:p w14:paraId="4AF6EB6D" w14:textId="77777777" w:rsidR="00AC6596" w:rsidRDefault="00AC6596">
      <w:pPr>
        <w:spacing w:before="0"/>
        <w:ind w:left="0"/>
        <w:rPr>
          <w:rFonts w:ascii="Calibri" w:hAnsi="Calibri"/>
          <w:noProof/>
          <w:lang w:val="en-ZA" w:eastAsia="en-ZA"/>
        </w:rPr>
      </w:pPr>
      <w:r>
        <w:rPr>
          <w:rFonts w:ascii="Calibri" w:hAnsi="Calibri"/>
          <w:noProof/>
          <w:lang w:val="en-ZA" w:eastAsia="en-ZA"/>
        </w:rPr>
        <w:br w:type="page"/>
      </w:r>
    </w:p>
    <w:p w14:paraId="7DB2916E" w14:textId="28F88617" w:rsidR="00AC6596" w:rsidRDefault="00AC6596" w:rsidP="00AC6596">
      <w:pPr>
        <w:pStyle w:val="Heading1"/>
        <w:rPr>
          <w:noProof/>
          <w:lang w:val="en-ZA" w:eastAsia="en-ZA"/>
        </w:rPr>
      </w:pPr>
      <w:bookmarkStart w:id="341" w:name="_Toc13454183"/>
      <w:r>
        <w:rPr>
          <w:noProof/>
          <w:lang w:val="en-ZA" w:eastAsia="en-ZA"/>
        </w:rPr>
        <w:lastRenderedPageBreak/>
        <w:t>Connecting to a M</w:t>
      </w:r>
      <w:ins w:id="342" w:author="Dick" w:date="2019-07-08T05:04:00Z">
        <w:r w:rsidR="00EF69B6">
          <w:rPr>
            <w:noProof/>
            <w:lang w:val="en-ZA" w:eastAsia="en-ZA"/>
          </w:rPr>
          <w:t>ulti</w:t>
        </w:r>
      </w:ins>
      <w:r>
        <w:rPr>
          <w:noProof/>
          <w:lang w:val="en-ZA" w:eastAsia="en-ZA"/>
        </w:rPr>
        <w:t>V</w:t>
      </w:r>
      <w:ins w:id="343" w:author="Dick" w:date="2019-07-08T05:04:00Z">
        <w:r w:rsidR="00EF69B6">
          <w:rPr>
            <w:noProof/>
            <w:lang w:val="en-ZA" w:eastAsia="en-ZA"/>
          </w:rPr>
          <w:t>alue</w:t>
        </w:r>
      </w:ins>
      <w:del w:id="344" w:author="Dick" w:date="2019-07-08T05:04:00Z">
        <w:r w:rsidDel="00EF69B6">
          <w:rPr>
            <w:noProof/>
            <w:lang w:val="en-ZA" w:eastAsia="en-ZA"/>
          </w:rPr>
          <w:delText>ON#</w:delText>
        </w:r>
      </w:del>
      <w:r>
        <w:rPr>
          <w:noProof/>
          <w:lang w:val="en-ZA" w:eastAsia="en-ZA"/>
        </w:rPr>
        <w:t xml:space="preserve"> Server</w:t>
      </w:r>
      <w:bookmarkEnd w:id="341"/>
    </w:p>
    <w:p w14:paraId="46822B30" w14:textId="71DCA12E" w:rsidR="00AC6596" w:rsidRDefault="00AC6596" w:rsidP="006E6C56">
      <w:pPr>
        <w:ind w:left="0"/>
        <w:rPr>
          <w:rFonts w:ascii="Calibri" w:hAnsi="Calibri"/>
          <w:noProof/>
          <w:lang w:val="en-ZA" w:eastAsia="en-ZA"/>
        </w:rPr>
      </w:pPr>
      <w:r>
        <w:rPr>
          <w:rFonts w:ascii="Calibri" w:hAnsi="Calibri"/>
          <w:noProof/>
          <w:lang w:val="en-ZA" w:eastAsia="en-ZA"/>
        </w:rPr>
        <w:t>The extenion allows us to connect</w:t>
      </w:r>
      <w:del w:id="345" w:author="Dick" w:date="2019-07-08T05:05:00Z">
        <w:r w:rsidDel="00EF69B6">
          <w:rPr>
            <w:rFonts w:ascii="Calibri" w:hAnsi="Calibri"/>
            <w:noProof/>
            <w:lang w:val="en-ZA" w:eastAsia="en-ZA"/>
          </w:rPr>
          <w:delText xml:space="preserve"> to connect</w:delText>
        </w:r>
      </w:del>
      <w:r>
        <w:rPr>
          <w:rFonts w:ascii="Calibri" w:hAnsi="Calibri"/>
          <w:noProof/>
          <w:lang w:val="en-ZA" w:eastAsia="en-ZA"/>
        </w:rPr>
        <w:t xml:space="preserve"> to </w:t>
      </w:r>
      <w:del w:id="346" w:author="Dick" w:date="2019-07-08T05:05:00Z">
        <w:r w:rsidDel="00EF69B6">
          <w:rPr>
            <w:rFonts w:ascii="Calibri" w:hAnsi="Calibri"/>
            <w:noProof/>
            <w:lang w:val="en-ZA" w:eastAsia="en-ZA"/>
          </w:rPr>
          <w:delText xml:space="preserve">remote </w:delText>
        </w:r>
      </w:del>
      <w:r>
        <w:rPr>
          <w:rFonts w:ascii="Calibri" w:hAnsi="Calibri"/>
          <w:noProof/>
          <w:lang w:val="en-ZA" w:eastAsia="en-ZA"/>
        </w:rPr>
        <w:t>MV</w:t>
      </w:r>
      <w:del w:id="347" w:author="Dick" w:date="2019-07-08T05:05:00Z">
        <w:r w:rsidDel="00EF69B6">
          <w:rPr>
            <w:rFonts w:ascii="Calibri" w:hAnsi="Calibri"/>
            <w:noProof/>
            <w:lang w:val="en-ZA" w:eastAsia="en-ZA"/>
          </w:rPr>
          <w:delText>ON#</w:delText>
        </w:r>
      </w:del>
      <w:r>
        <w:rPr>
          <w:rFonts w:ascii="Calibri" w:hAnsi="Calibri"/>
          <w:noProof/>
          <w:lang w:val="en-ZA" w:eastAsia="en-ZA"/>
        </w:rPr>
        <w:t xml:space="preserve"> servers and edit</w:t>
      </w:r>
      <w:ins w:id="348" w:author="Dick" w:date="2019-07-08T05:05:00Z">
        <w:r w:rsidR="00EF69B6">
          <w:rPr>
            <w:rFonts w:ascii="Calibri" w:hAnsi="Calibri"/>
            <w:noProof/>
            <w:lang w:val="en-ZA" w:eastAsia="en-ZA"/>
          </w:rPr>
          <w:t>, compile and catalog</w:t>
        </w:r>
      </w:ins>
      <w:r>
        <w:rPr>
          <w:rFonts w:ascii="Calibri" w:hAnsi="Calibri"/>
          <w:noProof/>
          <w:lang w:val="en-ZA" w:eastAsia="en-ZA"/>
        </w:rPr>
        <w:t xml:space="preserve"> BASIC programs. </w:t>
      </w:r>
      <w:ins w:id="349" w:author="Dick" w:date="2019-07-08T05:05:00Z">
        <w:r w:rsidR="00EF69B6">
          <w:rPr>
            <w:rFonts w:ascii="Calibri" w:hAnsi="Calibri"/>
            <w:noProof/>
            <w:lang w:val="en-ZA" w:eastAsia="en-ZA"/>
          </w:rPr>
          <w:t xml:space="preserve">In order to do that </w:t>
        </w:r>
      </w:ins>
      <w:del w:id="350" w:author="Dick" w:date="2019-07-08T05:06:00Z">
        <w:r w:rsidDel="00EF69B6">
          <w:rPr>
            <w:rFonts w:ascii="Calibri" w:hAnsi="Calibri"/>
            <w:noProof/>
            <w:lang w:val="en-ZA" w:eastAsia="en-ZA"/>
          </w:rPr>
          <w:delText xml:space="preserve">We </w:delText>
        </w:r>
      </w:del>
      <w:ins w:id="351" w:author="Dick" w:date="2019-07-08T05:06:00Z">
        <w:r w:rsidR="00EF69B6">
          <w:rPr>
            <w:rFonts w:ascii="Calibri" w:hAnsi="Calibri"/>
            <w:noProof/>
            <w:lang w:val="en-ZA" w:eastAsia="en-ZA"/>
          </w:rPr>
          <w:t xml:space="preserve">we first </w:t>
        </w:r>
      </w:ins>
      <w:r>
        <w:rPr>
          <w:rFonts w:ascii="Calibri" w:hAnsi="Calibri"/>
          <w:noProof/>
          <w:lang w:val="en-ZA" w:eastAsia="en-ZA"/>
        </w:rPr>
        <w:t>need to configure a</w:t>
      </w:r>
      <w:ins w:id="352" w:author="Dick" w:date="2019-07-08T05:06:00Z">
        <w:r w:rsidR="00EF69B6">
          <w:rPr>
            <w:rFonts w:ascii="Calibri" w:hAnsi="Calibri"/>
            <w:noProof/>
            <w:lang w:val="en-ZA" w:eastAsia="en-ZA"/>
          </w:rPr>
          <w:t xml:space="preserve"> VS Code</w:t>
        </w:r>
      </w:ins>
      <w:r>
        <w:rPr>
          <w:rFonts w:ascii="Calibri" w:hAnsi="Calibri"/>
          <w:noProof/>
          <w:lang w:val="en-ZA" w:eastAsia="en-ZA"/>
        </w:rPr>
        <w:t xml:space="preserve"> </w:t>
      </w:r>
      <w:r w:rsidRPr="00AC6596">
        <w:rPr>
          <w:rFonts w:ascii="Calibri" w:hAnsi="Calibri"/>
          <w:b/>
          <w:noProof/>
          <w:lang w:val="en-ZA" w:eastAsia="en-ZA"/>
        </w:rPr>
        <w:t>Workspace</w:t>
      </w:r>
      <w:r>
        <w:rPr>
          <w:rFonts w:ascii="Calibri" w:hAnsi="Calibri"/>
          <w:noProof/>
          <w:lang w:val="en-ZA" w:eastAsia="en-ZA"/>
        </w:rPr>
        <w:t xml:space="preserve"> that will contain all the paramters required to connect and login to the remote MV</w:t>
      </w:r>
      <w:del w:id="353" w:author="Dick" w:date="2019-07-08T05:06:00Z">
        <w:r w:rsidDel="00EF69B6">
          <w:rPr>
            <w:rFonts w:ascii="Calibri" w:hAnsi="Calibri"/>
            <w:noProof/>
            <w:lang w:val="en-ZA" w:eastAsia="en-ZA"/>
          </w:rPr>
          <w:delText>ON#</w:delText>
        </w:r>
      </w:del>
      <w:r>
        <w:rPr>
          <w:rFonts w:ascii="Calibri" w:hAnsi="Calibri"/>
          <w:noProof/>
          <w:lang w:val="en-ZA" w:eastAsia="en-ZA"/>
        </w:rPr>
        <w:t xml:space="preserve"> Server.</w:t>
      </w:r>
    </w:p>
    <w:p w14:paraId="0ABF9E97" w14:textId="77777777" w:rsidR="00AC6596" w:rsidRDefault="00AC6596" w:rsidP="006E6C56">
      <w:pPr>
        <w:ind w:left="0"/>
        <w:rPr>
          <w:rFonts w:ascii="Calibri" w:hAnsi="Calibri"/>
          <w:noProof/>
          <w:lang w:val="en-ZA" w:eastAsia="en-ZA"/>
        </w:rPr>
      </w:pPr>
    </w:p>
    <w:p w14:paraId="7433CBA3" w14:textId="7FE14C60" w:rsidR="00AC6596" w:rsidRDefault="00AC6596" w:rsidP="006E6C56">
      <w:pPr>
        <w:ind w:left="0"/>
        <w:rPr>
          <w:rFonts w:ascii="Calibri" w:hAnsi="Calibri"/>
          <w:noProof/>
          <w:lang w:val="en-ZA" w:eastAsia="en-ZA"/>
        </w:rPr>
      </w:pPr>
      <w:r>
        <w:rPr>
          <w:rFonts w:ascii="Calibri" w:hAnsi="Calibri"/>
          <w:noProof/>
          <w:lang w:val="en-ZA" w:eastAsia="en-ZA"/>
        </w:rPr>
        <w:t xml:space="preserve">The simplist method is to create a directory on your machine where  </w:t>
      </w:r>
      <w:del w:id="354" w:author="Dick" w:date="2019-07-08T05:06:00Z">
        <w:r w:rsidDel="00EF69B6">
          <w:rPr>
            <w:rFonts w:ascii="Calibri" w:hAnsi="Calibri"/>
            <w:noProof/>
            <w:lang w:val="en-ZA" w:eastAsia="en-ZA"/>
          </w:rPr>
          <w:delText xml:space="preserve">we </w:delText>
        </w:r>
      </w:del>
      <w:ins w:id="355" w:author="Dick" w:date="2019-07-08T05:06:00Z">
        <w:r w:rsidR="00EF69B6">
          <w:rPr>
            <w:rFonts w:ascii="Calibri" w:hAnsi="Calibri"/>
            <w:noProof/>
            <w:lang w:val="en-ZA" w:eastAsia="en-ZA"/>
          </w:rPr>
          <w:t xml:space="preserve">you </w:t>
        </w:r>
      </w:ins>
      <w:r>
        <w:rPr>
          <w:rFonts w:ascii="Calibri" w:hAnsi="Calibri"/>
          <w:noProof/>
          <w:lang w:val="en-ZA" w:eastAsia="en-ZA"/>
        </w:rPr>
        <w:t xml:space="preserve">will save the Workspace definitions. If </w:t>
      </w:r>
      <w:del w:id="356" w:author="Dick" w:date="2019-07-08T05:07:00Z">
        <w:r w:rsidDel="00EF69B6">
          <w:rPr>
            <w:rFonts w:ascii="Calibri" w:hAnsi="Calibri"/>
            <w:noProof/>
            <w:lang w:val="en-ZA" w:eastAsia="en-ZA"/>
          </w:rPr>
          <w:delText xml:space="preserve">we </w:delText>
        </w:r>
      </w:del>
      <w:ins w:id="357" w:author="Dick" w:date="2019-07-08T05:07:00Z">
        <w:r w:rsidR="00EF69B6">
          <w:rPr>
            <w:rFonts w:ascii="Calibri" w:hAnsi="Calibri"/>
            <w:noProof/>
            <w:lang w:val="en-ZA" w:eastAsia="en-ZA"/>
          </w:rPr>
          <w:t xml:space="preserve">you </w:t>
        </w:r>
      </w:ins>
      <w:r>
        <w:rPr>
          <w:rFonts w:ascii="Calibri" w:hAnsi="Calibri"/>
          <w:noProof/>
          <w:lang w:val="en-ZA" w:eastAsia="en-ZA"/>
        </w:rPr>
        <w:t>have multiple server</w:t>
      </w:r>
      <w:ins w:id="358" w:author="Dick" w:date="2019-07-08T05:07:00Z">
        <w:r w:rsidR="00EF69B6">
          <w:rPr>
            <w:rFonts w:ascii="Calibri" w:hAnsi="Calibri"/>
            <w:noProof/>
            <w:lang w:val="en-ZA" w:eastAsia="en-ZA"/>
          </w:rPr>
          <w:t>s</w:t>
        </w:r>
      </w:ins>
      <w:r>
        <w:rPr>
          <w:rFonts w:ascii="Calibri" w:hAnsi="Calibri"/>
          <w:noProof/>
          <w:lang w:val="en-ZA" w:eastAsia="en-ZA"/>
        </w:rPr>
        <w:t xml:space="preserve"> and</w:t>
      </w:r>
      <w:ins w:id="359" w:author="Dick" w:date="2019-07-08T05:07:00Z">
        <w:r w:rsidR="00EF69B6">
          <w:rPr>
            <w:rFonts w:ascii="Calibri" w:hAnsi="Calibri"/>
            <w:noProof/>
            <w:lang w:val="en-ZA" w:eastAsia="en-ZA"/>
          </w:rPr>
          <w:t>/or</w:t>
        </w:r>
      </w:ins>
      <w:r>
        <w:rPr>
          <w:rFonts w:ascii="Calibri" w:hAnsi="Calibri"/>
          <w:noProof/>
          <w:lang w:val="en-ZA" w:eastAsia="en-ZA"/>
        </w:rPr>
        <w:t xml:space="preserve"> multiple accounts on each server, </w:t>
      </w:r>
      <w:del w:id="360" w:author="Dick" w:date="2019-07-08T05:07:00Z">
        <w:r w:rsidDel="00EF69B6">
          <w:rPr>
            <w:rFonts w:ascii="Calibri" w:hAnsi="Calibri"/>
            <w:noProof/>
            <w:lang w:val="en-ZA" w:eastAsia="en-ZA"/>
          </w:rPr>
          <w:delText>we can</w:delText>
        </w:r>
      </w:del>
      <w:ins w:id="361" w:author="Dick" w:date="2019-07-08T05:07:00Z">
        <w:r w:rsidR="00EF69B6">
          <w:rPr>
            <w:rFonts w:ascii="Calibri" w:hAnsi="Calibri"/>
            <w:noProof/>
            <w:lang w:val="en-ZA" w:eastAsia="en-ZA"/>
          </w:rPr>
          <w:t>you will</w:t>
        </w:r>
      </w:ins>
      <w:r>
        <w:rPr>
          <w:rFonts w:ascii="Calibri" w:hAnsi="Calibri"/>
          <w:noProof/>
          <w:lang w:val="en-ZA" w:eastAsia="en-ZA"/>
        </w:rPr>
        <w:t xml:space="preserve"> create multiple Workspace’s that points to a a particular server and account.</w:t>
      </w:r>
    </w:p>
    <w:p w14:paraId="021822AE" w14:textId="5E7889A9" w:rsidR="00AC6596" w:rsidRDefault="00AC6596" w:rsidP="006E6C56">
      <w:pPr>
        <w:ind w:left="0"/>
        <w:rPr>
          <w:rFonts w:ascii="Calibri" w:hAnsi="Calibri"/>
          <w:noProof/>
          <w:lang w:val="en-ZA" w:eastAsia="en-ZA"/>
        </w:rPr>
      </w:pPr>
      <w:r>
        <w:rPr>
          <w:rFonts w:ascii="Calibri" w:hAnsi="Calibri"/>
          <w:noProof/>
          <w:lang w:val="en-ZA" w:eastAsia="en-ZA"/>
        </w:rPr>
        <w:t xml:space="preserve">In order to connect to </w:t>
      </w:r>
      <w:del w:id="362" w:author="Dick" w:date="2019-07-08T05:09:00Z">
        <w:r w:rsidDel="00EF69B6">
          <w:rPr>
            <w:rFonts w:ascii="Calibri" w:hAnsi="Calibri"/>
            <w:noProof/>
            <w:lang w:val="en-ZA" w:eastAsia="en-ZA"/>
          </w:rPr>
          <w:delText xml:space="preserve">a </w:delText>
        </w:r>
      </w:del>
      <w:ins w:id="363" w:author="Dick" w:date="2019-07-08T05:09:00Z">
        <w:r w:rsidR="00EF69B6">
          <w:rPr>
            <w:rFonts w:ascii="Calibri" w:hAnsi="Calibri"/>
            <w:noProof/>
            <w:lang w:val="en-ZA" w:eastAsia="en-ZA"/>
          </w:rPr>
          <w:t xml:space="preserve">your </w:t>
        </w:r>
      </w:ins>
      <w:r>
        <w:rPr>
          <w:rFonts w:ascii="Calibri" w:hAnsi="Calibri"/>
          <w:noProof/>
          <w:lang w:val="en-ZA" w:eastAsia="en-ZA"/>
        </w:rPr>
        <w:t>MV</w:t>
      </w:r>
      <w:del w:id="364" w:author="Dick" w:date="2019-07-08T05:07:00Z">
        <w:r w:rsidDel="00EF69B6">
          <w:rPr>
            <w:rFonts w:ascii="Calibri" w:hAnsi="Calibri"/>
            <w:noProof/>
            <w:lang w:val="en-ZA" w:eastAsia="en-ZA"/>
          </w:rPr>
          <w:delText>ON#</w:delText>
        </w:r>
      </w:del>
      <w:r>
        <w:rPr>
          <w:rFonts w:ascii="Calibri" w:hAnsi="Calibri"/>
          <w:noProof/>
          <w:lang w:val="en-ZA" w:eastAsia="en-ZA"/>
        </w:rPr>
        <w:t xml:space="preserve"> Server, </w:t>
      </w:r>
      <w:del w:id="365" w:author="Dick" w:date="2019-07-08T05:08:00Z">
        <w:r w:rsidDel="00EF69B6">
          <w:rPr>
            <w:rFonts w:ascii="Calibri" w:hAnsi="Calibri"/>
            <w:noProof/>
            <w:lang w:val="en-ZA" w:eastAsia="en-ZA"/>
          </w:rPr>
          <w:delText xml:space="preserve">we </w:delText>
        </w:r>
      </w:del>
      <w:ins w:id="366" w:author="Dick" w:date="2019-07-08T05:08:00Z">
        <w:r w:rsidR="00EF69B6">
          <w:rPr>
            <w:rFonts w:ascii="Calibri" w:hAnsi="Calibri"/>
            <w:noProof/>
            <w:lang w:val="en-ZA" w:eastAsia="en-ZA"/>
          </w:rPr>
          <w:t xml:space="preserve">the following information is </w:t>
        </w:r>
      </w:ins>
      <w:r>
        <w:rPr>
          <w:rFonts w:ascii="Calibri" w:hAnsi="Calibri"/>
          <w:noProof/>
          <w:lang w:val="en-ZA" w:eastAsia="en-ZA"/>
        </w:rPr>
        <w:t>required</w:t>
      </w:r>
      <w:del w:id="367" w:author="Dick" w:date="2019-07-08T05:08:00Z">
        <w:r w:rsidDel="00EF69B6">
          <w:rPr>
            <w:rFonts w:ascii="Calibri" w:hAnsi="Calibri"/>
            <w:noProof/>
            <w:lang w:val="en-ZA" w:eastAsia="en-ZA"/>
          </w:rPr>
          <w:delText xml:space="preserve"> the following information</w:delText>
        </w:r>
      </w:del>
      <w:r>
        <w:rPr>
          <w:rFonts w:ascii="Calibri" w:hAnsi="Calibri"/>
          <w:noProof/>
          <w:lang w:val="en-ZA" w:eastAsia="en-ZA"/>
        </w:rPr>
        <w:t>:</w:t>
      </w:r>
    </w:p>
    <w:p w14:paraId="72F7276D" w14:textId="4298581E" w:rsidR="00AC6596" w:rsidDel="00EF69B6" w:rsidRDefault="00AC6596" w:rsidP="006E6C56">
      <w:pPr>
        <w:ind w:left="0"/>
        <w:rPr>
          <w:del w:id="368" w:author="Dick" w:date="2019-07-08T05:09:00Z"/>
          <w:rFonts w:ascii="Calibri" w:hAnsi="Calibri"/>
          <w:noProof/>
          <w:lang w:val="en-ZA" w:eastAsia="en-ZA"/>
        </w:rPr>
      </w:pPr>
    </w:p>
    <w:p w14:paraId="0EB085FA" w14:textId="2456E5BE" w:rsidR="00AC6596" w:rsidRDefault="00AC6596" w:rsidP="00F40026">
      <w:pPr>
        <w:pStyle w:val="ListParagraph"/>
        <w:numPr>
          <w:ilvl w:val="0"/>
          <w:numId w:val="6"/>
        </w:numPr>
        <w:rPr>
          <w:rFonts w:ascii="Calibri" w:hAnsi="Calibri"/>
          <w:noProof/>
          <w:lang w:val="en-ZA" w:eastAsia="en-ZA"/>
        </w:rPr>
      </w:pPr>
      <w:r>
        <w:rPr>
          <w:rFonts w:ascii="Calibri" w:hAnsi="Calibri"/>
          <w:noProof/>
          <w:lang w:val="en-ZA" w:eastAsia="en-ZA"/>
        </w:rPr>
        <w:t>Hostname or IP Address of the MV</w:t>
      </w:r>
      <w:del w:id="369" w:author="Dick" w:date="2019-07-08T05:09:00Z">
        <w:r w:rsidDel="00EF69B6">
          <w:rPr>
            <w:rFonts w:ascii="Calibri" w:hAnsi="Calibri"/>
            <w:noProof/>
            <w:lang w:val="en-ZA" w:eastAsia="en-ZA"/>
          </w:rPr>
          <w:delText>ON#</w:delText>
        </w:r>
      </w:del>
      <w:r>
        <w:rPr>
          <w:rFonts w:ascii="Calibri" w:hAnsi="Calibri"/>
          <w:noProof/>
          <w:lang w:val="en-ZA" w:eastAsia="en-ZA"/>
        </w:rPr>
        <w:t xml:space="preserve"> server.</w:t>
      </w:r>
    </w:p>
    <w:p w14:paraId="2510784D" w14:textId="77777777" w:rsidR="00AC6596" w:rsidRDefault="00AC6596" w:rsidP="00F40026">
      <w:pPr>
        <w:pStyle w:val="ListParagraph"/>
        <w:numPr>
          <w:ilvl w:val="0"/>
          <w:numId w:val="6"/>
        </w:numPr>
        <w:rPr>
          <w:rFonts w:ascii="Calibri" w:hAnsi="Calibri"/>
          <w:noProof/>
          <w:lang w:val="en-ZA" w:eastAsia="en-ZA"/>
        </w:rPr>
      </w:pPr>
      <w:r>
        <w:rPr>
          <w:rFonts w:ascii="Calibri" w:hAnsi="Calibri"/>
          <w:noProof/>
          <w:lang w:val="en-ZA" w:eastAsia="en-ZA"/>
        </w:rPr>
        <w:t>User name to login into the server</w:t>
      </w:r>
    </w:p>
    <w:p w14:paraId="03E3E975" w14:textId="77777777" w:rsidR="00AC6596" w:rsidRDefault="00AC6596" w:rsidP="00F40026">
      <w:pPr>
        <w:pStyle w:val="ListParagraph"/>
        <w:numPr>
          <w:ilvl w:val="0"/>
          <w:numId w:val="6"/>
        </w:numPr>
        <w:rPr>
          <w:rFonts w:ascii="Calibri" w:hAnsi="Calibri"/>
          <w:noProof/>
          <w:lang w:val="en-ZA" w:eastAsia="en-ZA"/>
        </w:rPr>
      </w:pPr>
      <w:r>
        <w:rPr>
          <w:rFonts w:ascii="Calibri" w:hAnsi="Calibri"/>
          <w:noProof/>
          <w:lang w:val="en-ZA" w:eastAsia="en-ZA"/>
        </w:rPr>
        <w:t xml:space="preserve">Password </w:t>
      </w:r>
      <w:r w:rsidR="007D742D">
        <w:rPr>
          <w:rFonts w:ascii="Calibri" w:hAnsi="Calibri"/>
          <w:noProof/>
          <w:lang w:val="en-ZA" w:eastAsia="en-ZA"/>
        </w:rPr>
        <w:t>for the user above</w:t>
      </w:r>
      <w:del w:id="370" w:author="Dick" w:date="2019-07-08T05:09:00Z">
        <w:r w:rsidR="007D742D" w:rsidDel="00EF69B6">
          <w:rPr>
            <w:rFonts w:ascii="Calibri" w:hAnsi="Calibri"/>
            <w:noProof/>
            <w:lang w:val="en-ZA" w:eastAsia="en-ZA"/>
          </w:rPr>
          <w:delText>.</w:delText>
        </w:r>
      </w:del>
    </w:p>
    <w:p w14:paraId="597FEBEB" w14:textId="7116304B" w:rsidR="007D742D" w:rsidRDefault="007D742D" w:rsidP="00F40026">
      <w:pPr>
        <w:pStyle w:val="ListParagraph"/>
        <w:numPr>
          <w:ilvl w:val="0"/>
          <w:numId w:val="6"/>
        </w:numPr>
        <w:rPr>
          <w:rFonts w:ascii="Calibri" w:hAnsi="Calibri"/>
          <w:noProof/>
          <w:lang w:val="en-ZA" w:eastAsia="en-ZA"/>
        </w:rPr>
      </w:pPr>
      <w:r>
        <w:rPr>
          <w:rFonts w:ascii="Calibri" w:hAnsi="Calibri"/>
          <w:noProof/>
          <w:lang w:val="en-ZA" w:eastAsia="en-ZA"/>
        </w:rPr>
        <w:t>Account name to connect to on the MV</w:t>
      </w:r>
      <w:del w:id="371" w:author="Dick" w:date="2019-07-08T05:09:00Z">
        <w:r w:rsidDel="00EF69B6">
          <w:rPr>
            <w:rFonts w:ascii="Calibri" w:hAnsi="Calibri"/>
            <w:noProof/>
            <w:lang w:val="en-ZA" w:eastAsia="en-ZA"/>
          </w:rPr>
          <w:delText>ON#</w:delText>
        </w:r>
      </w:del>
      <w:r>
        <w:rPr>
          <w:rFonts w:ascii="Calibri" w:hAnsi="Calibri"/>
          <w:noProof/>
          <w:lang w:val="en-ZA" w:eastAsia="en-ZA"/>
        </w:rPr>
        <w:t xml:space="preserve"> Server</w:t>
      </w:r>
    </w:p>
    <w:p w14:paraId="1B8A7BFA" w14:textId="77777777" w:rsidR="007D742D" w:rsidRDefault="007D742D" w:rsidP="007D742D">
      <w:pPr>
        <w:ind w:left="0"/>
        <w:rPr>
          <w:rFonts w:ascii="Calibri" w:hAnsi="Calibri"/>
          <w:noProof/>
          <w:lang w:val="en-ZA" w:eastAsia="en-ZA"/>
        </w:rPr>
      </w:pPr>
    </w:p>
    <w:p w14:paraId="2AC2E4FD" w14:textId="46CC06F5" w:rsidR="007D742D" w:rsidRDefault="007D742D" w:rsidP="007D742D">
      <w:pPr>
        <w:ind w:left="0"/>
        <w:rPr>
          <w:rFonts w:ascii="Calibri" w:hAnsi="Calibri"/>
          <w:noProof/>
          <w:lang w:val="en-ZA" w:eastAsia="en-ZA"/>
        </w:rPr>
      </w:pPr>
      <w:r>
        <w:rPr>
          <w:rFonts w:ascii="Calibri" w:hAnsi="Calibri"/>
          <w:noProof/>
          <w:lang w:val="en-ZA" w:eastAsia="en-ZA"/>
        </w:rPr>
        <w:t>To create a new Workspace, select  “</w:t>
      </w:r>
      <w:r w:rsidRPr="007D742D">
        <w:rPr>
          <w:rFonts w:ascii="Calibri" w:hAnsi="Calibri"/>
          <w:b/>
          <w:noProof/>
          <w:lang w:val="en-ZA" w:eastAsia="en-ZA"/>
        </w:rPr>
        <w:t>Save Workspace As</w:t>
      </w:r>
      <w:r>
        <w:rPr>
          <w:rFonts w:ascii="Calibri" w:hAnsi="Calibri"/>
          <w:noProof/>
          <w:lang w:val="en-ZA" w:eastAsia="en-ZA"/>
        </w:rPr>
        <w:t xml:space="preserve">” from </w:t>
      </w:r>
      <w:r w:rsidRPr="007D742D">
        <w:rPr>
          <w:rFonts w:ascii="Calibri" w:hAnsi="Calibri"/>
          <w:b/>
          <w:noProof/>
          <w:lang w:val="en-ZA" w:eastAsia="en-ZA"/>
        </w:rPr>
        <w:t>File</w:t>
      </w:r>
      <w:r>
        <w:rPr>
          <w:rFonts w:ascii="Calibri" w:hAnsi="Calibri"/>
          <w:noProof/>
          <w:lang w:val="en-ZA" w:eastAsia="en-ZA"/>
        </w:rPr>
        <w:t xml:space="preserve"> Menu. </w:t>
      </w:r>
      <w:ins w:id="372" w:author="Dick" w:date="2019-07-08T05:21:00Z">
        <w:r w:rsidR="000B797F">
          <w:rPr>
            <w:rFonts w:ascii="Calibri" w:hAnsi="Calibri"/>
            <w:noProof/>
            <w:lang w:val="en-ZA" w:eastAsia="en-ZA"/>
          </w:rPr>
          <w:t xml:space="preserve">In this example, </w:t>
        </w:r>
      </w:ins>
      <w:r>
        <w:rPr>
          <w:rFonts w:ascii="Calibri" w:hAnsi="Calibri"/>
          <w:noProof/>
          <w:lang w:val="en-ZA" w:eastAsia="en-ZA"/>
        </w:rPr>
        <w:t>I have created a Folder called VSCODE on the E: drive where I store all my Workspace definitions.</w:t>
      </w:r>
    </w:p>
    <w:p w14:paraId="11D7761C" w14:textId="77777777" w:rsidR="007D742D" w:rsidRDefault="007D742D" w:rsidP="007D742D">
      <w:pPr>
        <w:ind w:left="0"/>
        <w:rPr>
          <w:rFonts w:ascii="Calibri" w:hAnsi="Calibri"/>
          <w:noProof/>
          <w:lang w:val="en-ZA" w:eastAsia="en-ZA"/>
        </w:rPr>
      </w:pPr>
    </w:p>
    <w:p w14:paraId="11DACC7E" w14:textId="77777777" w:rsidR="007D742D" w:rsidRDefault="007D742D" w:rsidP="007D742D">
      <w:pPr>
        <w:ind w:left="0"/>
        <w:rPr>
          <w:rFonts w:ascii="Calibri" w:hAnsi="Calibri"/>
          <w:noProof/>
          <w:lang w:val="en-ZA" w:eastAsia="en-ZA"/>
        </w:rPr>
      </w:pPr>
      <w:r>
        <w:rPr>
          <w:rFonts w:ascii="Calibri" w:hAnsi="Calibri"/>
          <w:noProof/>
        </w:rPr>
        <w:drawing>
          <wp:inline distT="0" distB="0" distL="0" distR="0" wp14:anchorId="42ACF24E" wp14:editId="7FD86496">
            <wp:extent cx="5760720" cy="4297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11E3B9B8" w14:textId="77777777" w:rsidR="007D742D" w:rsidRPr="007D742D" w:rsidRDefault="007D742D" w:rsidP="007D742D">
      <w:pPr>
        <w:ind w:left="0"/>
        <w:rPr>
          <w:rFonts w:ascii="Calibri" w:hAnsi="Calibri"/>
          <w:noProof/>
          <w:lang w:val="en-ZA" w:eastAsia="en-ZA"/>
        </w:rPr>
      </w:pPr>
    </w:p>
    <w:p w14:paraId="6858874E" w14:textId="5655981C" w:rsidR="006E6C56" w:rsidRDefault="007D742D" w:rsidP="006E6C56">
      <w:pPr>
        <w:ind w:left="0"/>
        <w:rPr>
          <w:rFonts w:ascii="Calibri" w:hAnsi="Calibri"/>
          <w:noProof/>
          <w:lang w:val="en-ZA" w:eastAsia="en-ZA"/>
        </w:rPr>
      </w:pPr>
      <w:r>
        <w:rPr>
          <w:rFonts w:ascii="Calibri" w:hAnsi="Calibri"/>
          <w:noProof/>
          <w:lang w:val="en-ZA" w:eastAsia="en-ZA"/>
        </w:rPr>
        <w:t xml:space="preserve">The will create a blank Workspace called Demo that we can now configure to point to </w:t>
      </w:r>
      <w:r w:rsidR="008C1FB0">
        <w:rPr>
          <w:rFonts w:ascii="Calibri" w:hAnsi="Calibri"/>
          <w:noProof/>
          <w:lang w:val="en-ZA" w:eastAsia="en-ZA"/>
        </w:rPr>
        <w:t>our MV</w:t>
      </w:r>
      <w:del w:id="373" w:author="Dick" w:date="2019-07-08T05:21:00Z">
        <w:r w:rsidR="008C1FB0" w:rsidDel="000B797F">
          <w:rPr>
            <w:rFonts w:ascii="Calibri" w:hAnsi="Calibri"/>
            <w:noProof/>
            <w:lang w:val="en-ZA" w:eastAsia="en-ZA"/>
          </w:rPr>
          <w:delText>ON#</w:delText>
        </w:r>
      </w:del>
      <w:r w:rsidR="008C1FB0">
        <w:rPr>
          <w:rFonts w:ascii="Calibri" w:hAnsi="Calibri"/>
          <w:noProof/>
          <w:lang w:val="en-ZA" w:eastAsia="en-ZA"/>
        </w:rPr>
        <w:t xml:space="preserve"> server.</w:t>
      </w:r>
    </w:p>
    <w:p w14:paraId="274BB5C5" w14:textId="77777777" w:rsidR="008C1FB0" w:rsidRDefault="008C1FB0" w:rsidP="006E6C56">
      <w:pPr>
        <w:ind w:left="0"/>
        <w:rPr>
          <w:rFonts w:ascii="Calibri" w:hAnsi="Calibri"/>
          <w:noProof/>
          <w:lang w:val="en-ZA" w:eastAsia="en-ZA"/>
        </w:rPr>
      </w:pPr>
      <w:r>
        <w:rPr>
          <w:rFonts w:ascii="Calibri" w:hAnsi="Calibri"/>
          <w:noProof/>
          <w:lang w:val="en-ZA" w:eastAsia="en-ZA"/>
        </w:rPr>
        <w:t xml:space="preserve">To configure the connection parameters , select </w:t>
      </w:r>
      <w:r w:rsidRPr="008C1FB0">
        <w:rPr>
          <w:rFonts w:ascii="Calibri" w:hAnsi="Calibri"/>
          <w:b/>
          <w:noProof/>
          <w:lang w:val="en-ZA" w:eastAsia="en-ZA"/>
        </w:rPr>
        <w:t>File, Preference, Setting</w:t>
      </w:r>
      <w:r>
        <w:rPr>
          <w:rFonts w:ascii="Calibri" w:hAnsi="Calibri"/>
          <w:noProof/>
          <w:lang w:val="en-ZA" w:eastAsia="en-ZA"/>
        </w:rPr>
        <w:t xml:space="preserve"> from the menu.</w:t>
      </w:r>
    </w:p>
    <w:p w14:paraId="1E8918C4" w14:textId="77777777" w:rsidR="008C1FB0" w:rsidRDefault="008C1FB0" w:rsidP="006E6C56">
      <w:pPr>
        <w:ind w:left="0"/>
        <w:rPr>
          <w:rFonts w:ascii="Calibri" w:hAnsi="Calibri"/>
          <w:noProof/>
          <w:lang w:val="en-ZA" w:eastAsia="en-ZA"/>
        </w:rPr>
      </w:pPr>
      <w:r>
        <w:rPr>
          <w:rFonts w:ascii="Calibri" w:hAnsi="Calibri"/>
          <w:noProof/>
        </w:rPr>
        <w:lastRenderedPageBreak/>
        <w:drawing>
          <wp:inline distT="0" distB="0" distL="0" distR="0" wp14:anchorId="2B97CEEC" wp14:editId="79E9F418">
            <wp:extent cx="5760720" cy="4206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14:paraId="0C87D4A6" w14:textId="77777777" w:rsidR="00474468" w:rsidRDefault="00474468" w:rsidP="006E6C56">
      <w:pPr>
        <w:ind w:left="0"/>
        <w:rPr>
          <w:rFonts w:ascii="Calibri" w:hAnsi="Calibri"/>
          <w:noProof/>
          <w:lang w:val="en-ZA" w:eastAsia="en-ZA"/>
        </w:rPr>
      </w:pPr>
    </w:p>
    <w:p w14:paraId="51F595AF" w14:textId="4EE763F2" w:rsidR="00474468" w:rsidRDefault="00474468" w:rsidP="006E6C56">
      <w:pPr>
        <w:ind w:left="0"/>
        <w:rPr>
          <w:rFonts w:ascii="Calibri" w:hAnsi="Calibri"/>
          <w:noProof/>
          <w:lang w:val="en-ZA" w:eastAsia="en-ZA"/>
        </w:rPr>
      </w:pPr>
      <w:r>
        <w:rPr>
          <w:rFonts w:ascii="Calibri" w:hAnsi="Calibri"/>
          <w:noProof/>
          <w:lang w:val="en-ZA" w:eastAsia="en-ZA"/>
        </w:rPr>
        <w:t xml:space="preserve">This will bring up the Settings pane in VSCODE, make sure you select the </w:t>
      </w:r>
      <w:r w:rsidRPr="00474468">
        <w:rPr>
          <w:rFonts w:ascii="Calibri" w:hAnsi="Calibri"/>
          <w:b/>
          <w:noProof/>
          <w:lang w:val="en-ZA" w:eastAsia="en-ZA"/>
        </w:rPr>
        <w:t>Workspace Tab</w:t>
      </w:r>
      <w:r>
        <w:rPr>
          <w:rFonts w:ascii="Calibri" w:hAnsi="Calibri"/>
          <w:noProof/>
          <w:lang w:val="en-ZA" w:eastAsia="en-ZA"/>
        </w:rPr>
        <w:t xml:space="preserve">, and then type </w:t>
      </w:r>
      <w:r w:rsidRPr="00474468">
        <w:rPr>
          <w:rFonts w:ascii="Calibri" w:hAnsi="Calibri"/>
          <w:b/>
          <w:noProof/>
          <w:lang w:val="en-ZA" w:eastAsia="en-ZA"/>
        </w:rPr>
        <w:t>mv</w:t>
      </w:r>
      <w:del w:id="374" w:author="Dick" w:date="2019-07-08T05:22:00Z">
        <w:r w:rsidRPr="00474468" w:rsidDel="000B797F">
          <w:rPr>
            <w:rFonts w:ascii="Calibri" w:hAnsi="Calibri"/>
            <w:b/>
            <w:noProof/>
            <w:lang w:val="en-ZA" w:eastAsia="en-ZA"/>
          </w:rPr>
          <w:delText>on</w:delText>
        </w:r>
      </w:del>
      <w:r>
        <w:rPr>
          <w:rFonts w:ascii="Calibri" w:hAnsi="Calibri"/>
          <w:noProof/>
          <w:lang w:val="en-ZA" w:eastAsia="en-ZA"/>
        </w:rPr>
        <w:t xml:space="preserve"> in the search box. This will display a list off all the parameters that can be set for the MV</w:t>
      </w:r>
      <w:del w:id="375" w:author="Dick" w:date="2019-07-08T05:23:00Z">
        <w:r w:rsidDel="000B797F">
          <w:rPr>
            <w:rFonts w:ascii="Calibri" w:hAnsi="Calibri"/>
            <w:noProof/>
            <w:lang w:val="en-ZA" w:eastAsia="en-ZA"/>
          </w:rPr>
          <w:delText>#</w:delText>
        </w:r>
      </w:del>
      <w:r>
        <w:rPr>
          <w:rFonts w:ascii="Calibri" w:hAnsi="Calibri"/>
          <w:noProof/>
          <w:lang w:val="en-ZA" w:eastAsia="en-ZA"/>
        </w:rPr>
        <w:t xml:space="preserve"> Developer exten</w:t>
      </w:r>
      <w:ins w:id="376" w:author="Dick" w:date="2019-07-08T05:23:00Z">
        <w:r w:rsidR="000B797F">
          <w:rPr>
            <w:rFonts w:ascii="Calibri" w:hAnsi="Calibri"/>
            <w:noProof/>
            <w:lang w:val="en-ZA" w:eastAsia="en-ZA"/>
          </w:rPr>
          <w:t>s</w:t>
        </w:r>
      </w:ins>
      <w:r>
        <w:rPr>
          <w:rFonts w:ascii="Calibri" w:hAnsi="Calibri"/>
          <w:noProof/>
          <w:lang w:val="en-ZA" w:eastAsia="en-ZA"/>
        </w:rPr>
        <w:t>ion.</w:t>
      </w:r>
    </w:p>
    <w:p w14:paraId="557C28F3" w14:textId="3CCC1395" w:rsidR="00474468" w:rsidRDefault="00474468" w:rsidP="006E6C56">
      <w:pPr>
        <w:ind w:left="0"/>
        <w:rPr>
          <w:rFonts w:ascii="Calibri" w:hAnsi="Calibri"/>
          <w:noProof/>
          <w:lang w:val="en-ZA" w:eastAsia="en-ZA"/>
        </w:rPr>
      </w:pPr>
      <w:del w:id="377" w:author="Dick" w:date="2019-07-08T05:28:00Z">
        <w:r w:rsidDel="000B797F">
          <w:rPr>
            <w:rFonts w:ascii="Calibri" w:hAnsi="Calibri"/>
            <w:noProof/>
            <w:lang w:val="en-ZA" w:eastAsia="en-ZA"/>
          </w:rPr>
          <w:delText xml:space="preserve">Hover your mouse over a parameter and you will be given the option to </w:delText>
        </w:r>
        <w:r w:rsidRPr="00474468" w:rsidDel="000B797F">
          <w:rPr>
            <w:rFonts w:ascii="Calibri" w:hAnsi="Calibri"/>
            <w:b/>
            <w:noProof/>
            <w:lang w:val="en-ZA" w:eastAsia="en-ZA"/>
          </w:rPr>
          <w:delText>Edit</w:delText>
        </w:r>
        <w:r w:rsidDel="000B797F">
          <w:rPr>
            <w:rFonts w:ascii="Calibri" w:hAnsi="Calibri"/>
            <w:noProof/>
            <w:lang w:val="en-ZA" w:eastAsia="en-ZA"/>
          </w:rPr>
          <w:delText xml:space="preserve"> and </w:delText>
        </w:r>
        <w:r w:rsidRPr="00474468" w:rsidDel="000B797F">
          <w:rPr>
            <w:rFonts w:ascii="Calibri" w:hAnsi="Calibri"/>
            <w:b/>
            <w:noProof/>
            <w:lang w:val="en-ZA" w:eastAsia="en-ZA"/>
          </w:rPr>
          <w:delText>Copy to Settings</w:delText>
        </w:r>
        <w:r w:rsidDel="000B797F">
          <w:rPr>
            <w:rFonts w:ascii="Calibri" w:hAnsi="Calibri"/>
            <w:noProof/>
            <w:lang w:val="en-ZA" w:eastAsia="en-ZA"/>
          </w:rPr>
          <w:delText>.</w:delText>
        </w:r>
      </w:del>
    </w:p>
    <w:p w14:paraId="173BCBF8" w14:textId="77777777" w:rsidR="00474468" w:rsidRDefault="00474468" w:rsidP="006E6C56">
      <w:pPr>
        <w:ind w:left="0"/>
        <w:rPr>
          <w:rFonts w:ascii="Calibri" w:hAnsi="Calibri"/>
          <w:noProof/>
          <w:lang w:val="en-ZA" w:eastAsia="en-ZA"/>
        </w:rPr>
      </w:pPr>
      <w:r>
        <w:rPr>
          <w:rFonts w:ascii="Calibri" w:hAnsi="Calibri"/>
          <w:noProof/>
        </w:rPr>
        <w:lastRenderedPageBreak/>
        <w:drawing>
          <wp:inline distT="0" distB="0" distL="0" distR="0" wp14:anchorId="1F463E0C" wp14:editId="64C7199D">
            <wp:extent cx="5760720" cy="4206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14:paraId="6C0CACD4" w14:textId="77777777" w:rsidR="00474468" w:rsidRDefault="00474468" w:rsidP="006E6C56">
      <w:pPr>
        <w:ind w:left="0"/>
        <w:rPr>
          <w:rFonts w:ascii="Calibri" w:hAnsi="Calibri"/>
          <w:noProof/>
          <w:lang w:val="en-ZA" w:eastAsia="en-ZA"/>
        </w:rPr>
      </w:pPr>
    </w:p>
    <w:p w14:paraId="3D4F22A6" w14:textId="77777777" w:rsidR="00474468" w:rsidRDefault="00474468" w:rsidP="006E6C56">
      <w:pPr>
        <w:ind w:left="0"/>
        <w:rPr>
          <w:rFonts w:ascii="Calibri" w:hAnsi="Calibri"/>
          <w:noProof/>
          <w:lang w:val="en-ZA" w:eastAsia="en-ZA"/>
        </w:rPr>
      </w:pPr>
    </w:p>
    <w:p w14:paraId="1FF107DC" w14:textId="77777777" w:rsidR="008C1FB0" w:rsidRDefault="001C26CE" w:rsidP="006E6C56">
      <w:pPr>
        <w:ind w:left="0"/>
        <w:rPr>
          <w:rFonts w:ascii="Calibri" w:hAnsi="Calibri"/>
          <w:noProof/>
          <w:lang w:val="en-ZA" w:eastAsia="en-ZA"/>
        </w:rPr>
      </w:pPr>
      <w:r>
        <w:rPr>
          <w:rFonts w:ascii="Calibri" w:hAnsi="Calibri"/>
          <w:noProof/>
          <w:lang w:val="en-ZA" w:eastAsia="en-ZA"/>
        </w:rPr>
        <w:t>After adding all the parameters to the workspace, you setting should be like this:</w:t>
      </w:r>
    </w:p>
    <w:p w14:paraId="7CC73652" w14:textId="77777777" w:rsidR="001C26CE" w:rsidRDefault="001C26CE" w:rsidP="006E6C56">
      <w:pPr>
        <w:ind w:left="0"/>
        <w:rPr>
          <w:rFonts w:ascii="Calibri" w:hAnsi="Calibri"/>
          <w:noProof/>
          <w:lang w:val="en-ZA" w:eastAsia="en-ZA"/>
        </w:rPr>
      </w:pPr>
    </w:p>
    <w:p w14:paraId="017BD8DC"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w:t>
      </w:r>
    </w:p>
    <w:p w14:paraId="073B2726"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"folders"</w:t>
      </w:r>
      <w:r w:rsidRPr="001C26CE">
        <w:rPr>
          <w:rFonts w:ascii="Consolas" w:hAnsi="Consolas"/>
          <w:color w:val="000000"/>
          <w:sz w:val="21"/>
          <w:szCs w:val="21"/>
        </w:rPr>
        <w:t>:[</w:t>
      </w:r>
    </w:p>
    <w:p w14:paraId="03598B44"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14:paraId="1D405FFF"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"uri"</w:t>
      </w:r>
      <w:r w:rsidRPr="001C26CE">
        <w:rPr>
          <w:rFonts w:ascii="Consolas" w:hAnsi="Consolas"/>
          <w:color w:val="000000"/>
          <w:sz w:val="21"/>
          <w:szCs w:val="21"/>
        </w:rPr>
        <w:t xml:space="preserve">: </w:t>
      </w:r>
      <w:r w:rsidR="007B231D">
        <w:rPr>
          <w:rFonts w:ascii="Consolas" w:hAnsi="Consolas"/>
          <w:color w:val="A31515"/>
          <w:sz w:val="21"/>
          <w:szCs w:val="21"/>
        </w:rPr>
        <w:t>"Rest</w:t>
      </w:r>
      <w:r w:rsidRPr="001C26CE">
        <w:rPr>
          <w:rFonts w:ascii="Consolas" w:hAnsi="Consolas"/>
          <w:color w:val="A31515"/>
          <w:sz w:val="21"/>
          <w:szCs w:val="21"/>
        </w:rPr>
        <w:t>FS:/"</w:t>
      </w:r>
      <w:r w:rsidRPr="001C26CE">
        <w:rPr>
          <w:rFonts w:ascii="Consolas" w:hAnsi="Consolas"/>
          <w:color w:val="000000"/>
          <w:sz w:val="21"/>
          <w:szCs w:val="21"/>
        </w:rPr>
        <w:t>,</w:t>
      </w:r>
    </w:p>
    <w:p w14:paraId="49AF82E1"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"name"</w:t>
      </w:r>
      <w:r w:rsidRPr="001C26CE">
        <w:rPr>
          <w:rFonts w:ascii="Consolas" w:hAnsi="Consolas"/>
          <w:color w:val="000000"/>
          <w:sz w:val="21"/>
          <w:szCs w:val="21"/>
        </w:rPr>
        <w:t xml:space="preserve">: </w:t>
      </w:r>
      <w:r w:rsidRPr="001C26CE">
        <w:rPr>
          <w:rFonts w:ascii="Consolas" w:hAnsi="Consolas"/>
          <w:color w:val="A31515"/>
          <w:sz w:val="21"/>
          <w:szCs w:val="21"/>
        </w:rPr>
        <w:t>"Account - DEMO"</w:t>
      </w:r>
      <w:r w:rsidRPr="001C26CE">
        <w:rPr>
          <w:rFonts w:ascii="Consolas" w:hAnsi="Consolas"/>
          <w:color w:val="000000"/>
          <w:sz w:val="21"/>
          <w:szCs w:val="21"/>
        </w:rPr>
        <w:t>,</w:t>
      </w:r>
    </w:p>
    <w:p w14:paraId="6D3CCDA3"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       </w:t>
      </w:r>
    </w:p>
    <w:p w14:paraId="50A9CAEB"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14:paraId="1CDA7802"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"settings"</w:t>
      </w:r>
      <w:r w:rsidRPr="001C26CE">
        <w:rPr>
          <w:rFonts w:ascii="Consolas" w:hAnsi="Consolas"/>
          <w:color w:val="000000"/>
          <w:sz w:val="21"/>
          <w:szCs w:val="21"/>
        </w:rPr>
        <w:t>: {</w:t>
      </w:r>
    </w:p>
    <w:p w14:paraId="043AA804"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r w:rsidRPr="001C26CE">
        <w:rPr>
          <w:rFonts w:ascii="Consolas" w:hAnsi="Consolas"/>
          <w:color w:val="0451A5"/>
          <w:sz w:val="21"/>
          <w:szCs w:val="21"/>
        </w:rPr>
        <w:t>"mvon.</w:t>
      </w:r>
      <w:r w:rsidR="007B231D">
        <w:rPr>
          <w:rFonts w:ascii="Consolas" w:hAnsi="Consolas"/>
          <w:color w:val="0451A5"/>
          <w:sz w:val="21"/>
          <w:szCs w:val="21"/>
        </w:rPr>
        <w:t>RestPath</w:t>
      </w:r>
      <w:r w:rsidRPr="001C26CE">
        <w:rPr>
          <w:rFonts w:ascii="Consolas" w:hAnsi="Consolas"/>
          <w:color w:val="0451A5"/>
          <w:sz w:val="21"/>
          <w:szCs w:val="21"/>
        </w:rPr>
        <w:t>"</w:t>
      </w:r>
      <w:r w:rsidRPr="001C26CE">
        <w:rPr>
          <w:rFonts w:ascii="Consolas" w:hAnsi="Consolas"/>
          <w:color w:val="000000"/>
          <w:sz w:val="21"/>
          <w:szCs w:val="21"/>
        </w:rPr>
        <w:t xml:space="preserve">: </w:t>
      </w:r>
      <w:r w:rsidRPr="001C26CE">
        <w:rPr>
          <w:rFonts w:ascii="Consolas" w:hAnsi="Consolas"/>
          <w:color w:val="A31515"/>
          <w:sz w:val="21"/>
          <w:szCs w:val="21"/>
        </w:rPr>
        <w:t>"</w:t>
      </w:r>
      <w:r w:rsidR="007B231D">
        <w:rPr>
          <w:rFonts w:ascii="Consolas" w:hAnsi="Consolas"/>
          <w:color w:val="A31515"/>
          <w:sz w:val="21"/>
          <w:szCs w:val="21"/>
        </w:rPr>
        <w:t>http://localhost/mvonrest/</w:t>
      </w:r>
      <w:r w:rsidRPr="001C26CE">
        <w:rPr>
          <w:rFonts w:ascii="Consolas" w:hAnsi="Consolas"/>
          <w:color w:val="A31515"/>
          <w:sz w:val="21"/>
          <w:szCs w:val="21"/>
        </w:rPr>
        <w:t>"</w:t>
      </w:r>
      <w:r w:rsidRPr="001C26CE">
        <w:rPr>
          <w:rFonts w:ascii="Consolas" w:hAnsi="Consolas"/>
          <w:color w:val="000000"/>
          <w:sz w:val="21"/>
          <w:szCs w:val="21"/>
        </w:rPr>
        <w:t>,</w:t>
      </w:r>
    </w:p>
    <w:p w14:paraId="594C5946" w14:textId="77777777" w:rsidR="001C26CE" w:rsidRPr="001C26CE" w:rsidRDefault="001C26CE" w:rsidP="007B231D">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14:paraId="6109B8A1"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    }</w:t>
      </w:r>
    </w:p>
    <w:p w14:paraId="4CFCEF66" w14:textId="77777777" w:rsidR="001C26CE" w:rsidRPr="001C26CE" w:rsidRDefault="001C26CE" w:rsidP="001C26CE">
      <w:pPr>
        <w:shd w:val="clear" w:color="auto" w:fill="FFFFFF"/>
        <w:spacing w:before="0" w:line="285" w:lineRule="atLeast"/>
        <w:ind w:left="0"/>
        <w:rPr>
          <w:rFonts w:ascii="Consolas" w:hAnsi="Consolas"/>
          <w:color w:val="000000"/>
          <w:sz w:val="21"/>
          <w:szCs w:val="21"/>
        </w:rPr>
      </w:pPr>
      <w:r w:rsidRPr="001C26CE">
        <w:rPr>
          <w:rFonts w:ascii="Consolas" w:hAnsi="Consolas"/>
          <w:color w:val="000000"/>
          <w:sz w:val="21"/>
          <w:szCs w:val="21"/>
        </w:rPr>
        <w:t>}</w:t>
      </w:r>
    </w:p>
    <w:p w14:paraId="1E790003" w14:textId="77777777" w:rsidR="001C26CE" w:rsidRDefault="001C26CE" w:rsidP="006E6C56">
      <w:pPr>
        <w:ind w:left="0"/>
        <w:rPr>
          <w:rFonts w:ascii="Calibri" w:hAnsi="Calibri"/>
          <w:noProof/>
          <w:lang w:val="en-ZA" w:eastAsia="en-ZA"/>
        </w:rPr>
      </w:pPr>
      <w:r>
        <w:rPr>
          <w:rFonts w:ascii="Calibri" w:hAnsi="Calibri"/>
          <w:noProof/>
          <w:lang w:val="en-ZA" w:eastAsia="en-ZA"/>
        </w:rPr>
        <w:t>(You can copy and paste the above and make the necessary changes for your system)</w:t>
      </w:r>
    </w:p>
    <w:p w14:paraId="23023268" w14:textId="77777777" w:rsidR="001C26CE" w:rsidRDefault="001C26CE" w:rsidP="006E6C56">
      <w:pPr>
        <w:ind w:left="0"/>
        <w:rPr>
          <w:rFonts w:ascii="Calibri" w:hAnsi="Calibri"/>
          <w:noProof/>
          <w:lang w:val="en-ZA" w:eastAsia="en-ZA"/>
        </w:rPr>
      </w:pPr>
      <w:r>
        <w:rPr>
          <w:rFonts w:ascii="Calibri" w:hAnsi="Calibri"/>
          <w:noProof/>
          <w:lang w:val="en-ZA" w:eastAsia="en-ZA"/>
        </w:rPr>
        <w:t>This is the base settings required to connect to your MVON# Server. Press Ctl-S to save your settings.</w:t>
      </w:r>
    </w:p>
    <w:p w14:paraId="265485EB" w14:textId="77777777" w:rsidR="001C26CE" w:rsidRDefault="001C26CE" w:rsidP="006E6C56">
      <w:pPr>
        <w:ind w:left="0"/>
        <w:rPr>
          <w:rFonts w:ascii="Calibri" w:hAnsi="Calibri"/>
          <w:noProof/>
          <w:lang w:val="en-ZA" w:eastAsia="en-ZA"/>
        </w:rPr>
      </w:pPr>
    </w:p>
    <w:p w14:paraId="13A23C73" w14:textId="77777777" w:rsidR="001C26CE" w:rsidRDefault="001C26CE" w:rsidP="001C26CE">
      <w:pPr>
        <w:pStyle w:val="Heading2"/>
        <w:rPr>
          <w:noProof/>
          <w:lang w:val="en-ZA" w:eastAsia="en-ZA"/>
        </w:rPr>
      </w:pPr>
      <w:bookmarkStart w:id="378" w:name="_Toc13454184"/>
      <w:r>
        <w:rPr>
          <w:noProof/>
          <w:lang w:val="en-ZA" w:eastAsia="en-ZA"/>
        </w:rPr>
        <w:lastRenderedPageBreak/>
        <w:t>Testing the connection</w:t>
      </w:r>
      <w:bookmarkEnd w:id="378"/>
    </w:p>
    <w:p w14:paraId="51F5C478" w14:textId="77777777" w:rsidR="001C26CE" w:rsidRDefault="001C26CE" w:rsidP="006E6C56">
      <w:pPr>
        <w:ind w:left="0"/>
        <w:rPr>
          <w:rFonts w:ascii="Calibri" w:hAnsi="Calibri"/>
          <w:noProof/>
          <w:lang w:val="en-ZA" w:eastAsia="en-ZA"/>
        </w:rPr>
      </w:pPr>
      <w:r>
        <w:rPr>
          <w:rFonts w:ascii="Calibri" w:hAnsi="Calibri"/>
          <w:noProof/>
          <w:lang w:val="en-ZA" w:eastAsia="en-ZA"/>
        </w:rPr>
        <w:t xml:space="preserve">We can test to if our connection to MVON# works by Pressing </w:t>
      </w:r>
      <w:r w:rsidRPr="001C26CE">
        <w:rPr>
          <w:rFonts w:ascii="Calibri" w:hAnsi="Calibri"/>
          <w:b/>
          <w:noProof/>
          <w:lang w:val="en-ZA" w:eastAsia="en-ZA"/>
        </w:rPr>
        <w:t>F1</w:t>
      </w:r>
      <w:r>
        <w:rPr>
          <w:rFonts w:ascii="Calibri" w:hAnsi="Calibri"/>
          <w:noProof/>
          <w:lang w:val="en-ZA" w:eastAsia="en-ZA"/>
        </w:rPr>
        <w:t xml:space="preserve">. VSCODE will prompt you for the command to run. Type </w:t>
      </w:r>
      <w:r w:rsidRPr="001C26CE">
        <w:rPr>
          <w:rFonts w:ascii="Calibri" w:hAnsi="Calibri"/>
          <w:b/>
          <w:noProof/>
          <w:lang w:val="en-ZA" w:eastAsia="en-ZA"/>
        </w:rPr>
        <w:t>Connect</w:t>
      </w:r>
      <w:r>
        <w:rPr>
          <w:rFonts w:ascii="Calibri" w:hAnsi="Calibri"/>
          <w:noProof/>
          <w:lang w:val="en-ZA" w:eastAsia="en-ZA"/>
        </w:rPr>
        <w:t xml:space="preserve"> to display all commands with Connect in it and is displays:</w:t>
      </w:r>
    </w:p>
    <w:p w14:paraId="5C7F0E60" w14:textId="77777777" w:rsidR="001C26CE" w:rsidRDefault="001C26CE" w:rsidP="006E6C56">
      <w:pPr>
        <w:ind w:left="0"/>
        <w:rPr>
          <w:rFonts w:ascii="Calibri" w:hAnsi="Calibri"/>
          <w:noProof/>
          <w:lang w:val="en-ZA" w:eastAsia="en-ZA"/>
        </w:rPr>
      </w:pPr>
    </w:p>
    <w:p w14:paraId="11577077" w14:textId="77777777" w:rsidR="001C26CE" w:rsidRDefault="007B231D" w:rsidP="006E6C56">
      <w:pPr>
        <w:ind w:left="0"/>
        <w:rPr>
          <w:rFonts w:ascii="Calibri" w:hAnsi="Calibri"/>
          <w:noProof/>
          <w:lang w:val="en-ZA" w:eastAsia="en-ZA"/>
        </w:rPr>
      </w:pPr>
      <w:r>
        <w:rPr>
          <w:rFonts w:ascii="Calibri" w:hAnsi="Calibri"/>
          <w:noProof/>
        </w:rPr>
        <w:drawing>
          <wp:inline distT="0" distB="0" distL="0" distR="0" wp14:anchorId="452E9246" wp14:editId="26AE5309">
            <wp:extent cx="5753100" cy="4314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628234CF" w14:textId="77777777" w:rsidR="001C26CE" w:rsidRDefault="001C26CE" w:rsidP="006E6C56">
      <w:pPr>
        <w:ind w:left="0"/>
        <w:rPr>
          <w:rFonts w:ascii="Calibri" w:hAnsi="Calibri"/>
          <w:noProof/>
          <w:lang w:val="en-ZA" w:eastAsia="en-ZA"/>
        </w:rPr>
      </w:pPr>
    </w:p>
    <w:p w14:paraId="3830D027" w14:textId="77777777" w:rsidR="001C26CE" w:rsidRDefault="001C26CE" w:rsidP="006E6C56">
      <w:pPr>
        <w:ind w:left="0"/>
        <w:rPr>
          <w:rFonts w:ascii="Calibri" w:hAnsi="Calibri"/>
          <w:noProof/>
          <w:lang w:val="en-ZA" w:eastAsia="en-ZA"/>
        </w:rPr>
      </w:pPr>
      <w:r>
        <w:rPr>
          <w:rFonts w:ascii="Calibri" w:hAnsi="Calibri"/>
          <w:noProof/>
          <w:lang w:val="en-ZA" w:eastAsia="en-ZA"/>
        </w:rPr>
        <w:t xml:space="preserve">Select </w:t>
      </w:r>
      <w:r w:rsidRPr="007B231D">
        <w:rPr>
          <w:rFonts w:ascii="Calibri" w:hAnsi="Calibri"/>
          <w:b/>
          <w:noProof/>
          <w:lang w:val="en-ZA" w:eastAsia="en-ZA"/>
        </w:rPr>
        <w:t>Connect to MVON#</w:t>
      </w:r>
      <w:r w:rsidR="007B231D" w:rsidRPr="007B231D">
        <w:rPr>
          <w:rFonts w:ascii="Calibri" w:hAnsi="Calibri"/>
          <w:b/>
          <w:noProof/>
          <w:lang w:val="en-ZA" w:eastAsia="en-ZA"/>
        </w:rPr>
        <w:t xml:space="preserve"> REST FS</w:t>
      </w:r>
      <w:r>
        <w:rPr>
          <w:rFonts w:ascii="Calibri" w:hAnsi="Calibri"/>
          <w:noProof/>
          <w:lang w:val="en-ZA" w:eastAsia="en-ZA"/>
        </w:rPr>
        <w:t xml:space="preserve"> and the extension will connect to the server and retrieve a list of Directory files from the server.</w:t>
      </w:r>
    </w:p>
    <w:p w14:paraId="43AE31AC" w14:textId="77777777" w:rsidR="001C26CE" w:rsidRDefault="001C26CE" w:rsidP="006E6C56">
      <w:pPr>
        <w:ind w:left="0"/>
        <w:rPr>
          <w:rFonts w:ascii="Calibri" w:hAnsi="Calibri"/>
          <w:noProof/>
          <w:lang w:val="en-ZA" w:eastAsia="en-ZA"/>
        </w:rPr>
      </w:pPr>
    </w:p>
    <w:p w14:paraId="0CB47498" w14:textId="77777777" w:rsidR="001C26CE" w:rsidRDefault="00334EA8" w:rsidP="006E6C56">
      <w:pPr>
        <w:ind w:left="0"/>
        <w:rPr>
          <w:rFonts w:ascii="Calibri" w:hAnsi="Calibri"/>
          <w:noProof/>
          <w:lang w:val="en-ZA" w:eastAsia="en-ZA"/>
        </w:rPr>
      </w:pPr>
      <w:r>
        <w:rPr>
          <w:rFonts w:ascii="Calibri" w:hAnsi="Calibri"/>
          <w:noProof/>
          <w:lang w:val="en-ZA" w:eastAsia="en-ZA"/>
        </w:rPr>
        <w:t>If the connection is sucessful, the following 3 messages will appear at the bottom left of the screen.</w:t>
      </w:r>
    </w:p>
    <w:p w14:paraId="01E9AE49" w14:textId="77777777" w:rsidR="00334EA8" w:rsidRDefault="0010353D" w:rsidP="006E6C56">
      <w:pPr>
        <w:ind w:left="0"/>
        <w:rPr>
          <w:rFonts w:ascii="Calibri" w:hAnsi="Calibri"/>
          <w:noProof/>
          <w:lang w:val="en-ZA" w:eastAsia="en-ZA"/>
        </w:rPr>
      </w:pPr>
      <w:r>
        <w:rPr>
          <w:rFonts w:ascii="Calibri" w:hAnsi="Calibri"/>
          <w:noProof/>
        </w:rPr>
        <w:lastRenderedPageBreak/>
        <w:drawing>
          <wp:inline distT="0" distB="0" distL="0" distR="0" wp14:anchorId="08B43E50" wp14:editId="05C745D4">
            <wp:extent cx="5760720" cy="4297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7CCFC96F" w14:textId="77777777" w:rsidR="0010353D" w:rsidRDefault="0010353D">
      <w:pPr>
        <w:spacing w:before="0"/>
        <w:ind w:left="0"/>
        <w:rPr>
          <w:rFonts w:ascii="Calibri" w:hAnsi="Calibri"/>
          <w:noProof/>
          <w:lang w:val="en-ZA" w:eastAsia="en-ZA"/>
        </w:rPr>
      </w:pPr>
      <w:r>
        <w:rPr>
          <w:rFonts w:ascii="Calibri" w:hAnsi="Calibri"/>
          <w:noProof/>
          <w:lang w:val="en-ZA" w:eastAsia="en-ZA"/>
        </w:rPr>
        <w:br w:type="page"/>
      </w:r>
    </w:p>
    <w:p w14:paraId="4A6F99E4" w14:textId="660DAAA4" w:rsidR="00334EA8" w:rsidRDefault="00334EA8" w:rsidP="00334EA8">
      <w:pPr>
        <w:pStyle w:val="Heading2"/>
        <w:rPr>
          <w:noProof/>
          <w:lang w:val="en-ZA" w:eastAsia="en-ZA"/>
        </w:rPr>
      </w:pPr>
      <w:bookmarkStart w:id="379" w:name="_Toc13454185"/>
      <w:r>
        <w:rPr>
          <w:noProof/>
          <w:lang w:val="en-ZA" w:eastAsia="en-ZA"/>
        </w:rPr>
        <w:lastRenderedPageBreak/>
        <w:t xml:space="preserve">Associating Programs with </w:t>
      </w:r>
      <w:ins w:id="380" w:author="Dick" w:date="2019-07-08T05:33:00Z">
        <w:r w:rsidR="00EE3E5B">
          <w:rPr>
            <w:noProof/>
            <w:lang w:val="en-ZA" w:eastAsia="en-ZA"/>
          </w:rPr>
          <w:t xml:space="preserve">the </w:t>
        </w:r>
      </w:ins>
      <w:r>
        <w:rPr>
          <w:noProof/>
          <w:lang w:val="en-ZA" w:eastAsia="en-ZA"/>
        </w:rPr>
        <w:t>MV</w:t>
      </w:r>
      <w:ins w:id="381" w:author="Dick" w:date="2019-07-08T05:33:00Z">
        <w:r w:rsidR="00EE3E5B">
          <w:rPr>
            <w:noProof/>
            <w:lang w:val="en-ZA" w:eastAsia="en-ZA"/>
          </w:rPr>
          <w:t>extension</w:t>
        </w:r>
      </w:ins>
      <w:del w:id="382" w:author="Dick" w:date="2019-07-08T05:33:00Z">
        <w:r w:rsidDel="00EE3E5B">
          <w:rPr>
            <w:noProof/>
            <w:lang w:val="en-ZA" w:eastAsia="en-ZA"/>
          </w:rPr>
          <w:delText>ON#</w:delText>
        </w:r>
      </w:del>
      <w:bookmarkEnd w:id="379"/>
    </w:p>
    <w:p w14:paraId="366FA642" w14:textId="77777777" w:rsidR="00334EA8" w:rsidRDefault="00334EA8" w:rsidP="006E6C56">
      <w:pPr>
        <w:ind w:left="0"/>
        <w:rPr>
          <w:rFonts w:ascii="Calibri" w:hAnsi="Calibri"/>
          <w:noProof/>
          <w:lang w:val="en-ZA" w:eastAsia="en-ZA"/>
        </w:rPr>
      </w:pPr>
    </w:p>
    <w:p w14:paraId="7449F110" w14:textId="77777777" w:rsidR="00334EA8" w:rsidRDefault="00334EA8" w:rsidP="006E6C56">
      <w:pPr>
        <w:ind w:left="0"/>
        <w:rPr>
          <w:rFonts w:ascii="Calibri" w:hAnsi="Calibri"/>
          <w:noProof/>
          <w:lang w:val="en-ZA" w:eastAsia="en-ZA"/>
        </w:rPr>
      </w:pPr>
      <w:r>
        <w:rPr>
          <w:rFonts w:ascii="Calibri" w:hAnsi="Calibri"/>
          <w:noProof/>
          <w:lang w:val="en-ZA" w:eastAsia="en-ZA"/>
        </w:rPr>
        <w:t>Most programming languages have an extension that say what language it is. Python is .py, C# is .cs etc and MV BASIC does not follow this concept.</w:t>
      </w:r>
    </w:p>
    <w:p w14:paraId="53B1F0C4" w14:textId="77777777" w:rsidR="00334EA8" w:rsidRDefault="00334EA8" w:rsidP="006E6C56">
      <w:pPr>
        <w:ind w:left="0"/>
        <w:rPr>
          <w:rFonts w:ascii="Calibri" w:hAnsi="Calibri"/>
          <w:noProof/>
          <w:lang w:val="en-ZA" w:eastAsia="en-ZA"/>
        </w:rPr>
      </w:pPr>
      <w:r>
        <w:rPr>
          <w:rFonts w:ascii="Calibri" w:hAnsi="Calibri"/>
          <w:noProof/>
          <w:lang w:val="en-ZA" w:eastAsia="en-ZA"/>
        </w:rPr>
        <w:t>In order to know that we are editing a BASIC program to enable Syntax highlighting. Intellisense and Linting, we need to tell VSCODE that files in the Workspace are linked to MVON#. This is achieved by adding the following setting to your Workspace settings.</w:t>
      </w:r>
    </w:p>
    <w:p w14:paraId="6C6E7614" w14:textId="77777777" w:rsidR="00334EA8" w:rsidRDefault="00334EA8" w:rsidP="006E6C56">
      <w:pPr>
        <w:ind w:left="0"/>
        <w:rPr>
          <w:rFonts w:ascii="Calibri" w:hAnsi="Calibri"/>
          <w:noProof/>
          <w:lang w:val="en-ZA" w:eastAsia="en-ZA"/>
        </w:rPr>
      </w:pPr>
    </w:p>
    <w:p w14:paraId="64B4C62A" w14:textId="77777777" w:rsidR="00334EA8" w:rsidRPr="00334EA8" w:rsidRDefault="00334EA8" w:rsidP="00334EA8">
      <w:pPr>
        <w:shd w:val="clear" w:color="auto" w:fill="FFFFFF"/>
        <w:spacing w:before="0" w:line="285" w:lineRule="atLeast"/>
        <w:ind w:left="0"/>
        <w:rPr>
          <w:rFonts w:ascii="Consolas" w:hAnsi="Consolas"/>
          <w:color w:val="000000"/>
          <w:sz w:val="21"/>
          <w:szCs w:val="21"/>
        </w:rPr>
      </w:pPr>
      <w:r w:rsidRPr="00334EA8">
        <w:rPr>
          <w:rFonts w:ascii="Consolas" w:hAnsi="Consolas"/>
          <w:color w:val="000000"/>
          <w:sz w:val="21"/>
          <w:szCs w:val="21"/>
        </w:rPr>
        <w:t>{</w:t>
      </w:r>
    </w:p>
    <w:p w14:paraId="06231E7D" w14:textId="77777777" w:rsidR="00334EA8" w:rsidRPr="00A038F5" w:rsidRDefault="00334EA8" w:rsidP="00334EA8">
      <w:pPr>
        <w:shd w:val="clear" w:color="auto" w:fill="FFFFFF"/>
        <w:spacing w:before="0" w:line="285" w:lineRule="atLeast"/>
        <w:ind w:left="0"/>
        <w:rPr>
          <w:rFonts w:ascii="Consolas" w:hAnsi="Consolas"/>
          <w:sz w:val="21"/>
          <w:szCs w:val="21"/>
          <w:rPrChange w:id="383" w:author="Dick" w:date="2019-07-08T05:56:00Z">
            <w:rPr>
              <w:rFonts w:ascii="Consolas" w:hAnsi="Consolas"/>
              <w:color w:val="000000"/>
              <w:sz w:val="21"/>
              <w:szCs w:val="21"/>
            </w:rPr>
          </w:rPrChange>
        </w:rPr>
      </w:pPr>
      <w:r w:rsidRPr="00A038F5">
        <w:rPr>
          <w:rFonts w:ascii="Consolas" w:hAnsi="Consolas"/>
          <w:sz w:val="21"/>
          <w:szCs w:val="21"/>
          <w:rPrChange w:id="384" w:author="Dick" w:date="2019-07-08T05:56:00Z">
            <w:rPr>
              <w:rFonts w:ascii="Consolas" w:hAnsi="Consolas"/>
              <w:color w:val="000000"/>
              <w:sz w:val="21"/>
              <w:szCs w:val="21"/>
            </w:rPr>
          </w:rPrChange>
        </w:rPr>
        <w:t>    </w:t>
      </w:r>
      <w:r w:rsidRPr="00A038F5">
        <w:rPr>
          <w:rFonts w:ascii="Consolas" w:hAnsi="Consolas"/>
          <w:sz w:val="21"/>
          <w:szCs w:val="21"/>
          <w:rPrChange w:id="385" w:author="Dick" w:date="2019-07-08T05:56:00Z">
            <w:rPr>
              <w:rFonts w:ascii="Consolas" w:hAnsi="Consolas"/>
              <w:color w:val="A31515"/>
              <w:sz w:val="21"/>
              <w:szCs w:val="21"/>
            </w:rPr>
          </w:rPrChange>
        </w:rPr>
        <w:t>"folders"</w:t>
      </w:r>
      <w:r w:rsidRPr="00A038F5">
        <w:rPr>
          <w:rFonts w:ascii="Consolas" w:hAnsi="Consolas"/>
          <w:sz w:val="21"/>
          <w:szCs w:val="21"/>
          <w:rPrChange w:id="386" w:author="Dick" w:date="2019-07-08T05:56:00Z">
            <w:rPr>
              <w:rFonts w:ascii="Consolas" w:hAnsi="Consolas"/>
              <w:color w:val="0000FF"/>
              <w:sz w:val="21"/>
              <w:szCs w:val="21"/>
            </w:rPr>
          </w:rPrChange>
        </w:rPr>
        <w:t>:</w:t>
      </w:r>
      <w:r w:rsidRPr="00A038F5">
        <w:rPr>
          <w:rFonts w:ascii="Consolas" w:hAnsi="Consolas"/>
          <w:sz w:val="21"/>
          <w:szCs w:val="21"/>
          <w:rPrChange w:id="387" w:author="Dick" w:date="2019-07-08T05:56:00Z">
            <w:rPr>
              <w:rFonts w:ascii="Consolas" w:hAnsi="Consolas"/>
              <w:color w:val="000000"/>
              <w:sz w:val="21"/>
              <w:szCs w:val="21"/>
            </w:rPr>
          </w:rPrChange>
        </w:rPr>
        <w:t>[</w:t>
      </w:r>
    </w:p>
    <w:p w14:paraId="0C55641A" w14:textId="77777777" w:rsidR="00334EA8" w:rsidRPr="00A038F5" w:rsidRDefault="00334EA8" w:rsidP="00334EA8">
      <w:pPr>
        <w:shd w:val="clear" w:color="auto" w:fill="FFFFFF"/>
        <w:spacing w:before="0" w:line="285" w:lineRule="atLeast"/>
        <w:ind w:left="0"/>
        <w:rPr>
          <w:rFonts w:ascii="Consolas" w:hAnsi="Consolas"/>
          <w:sz w:val="21"/>
          <w:szCs w:val="21"/>
          <w:rPrChange w:id="388" w:author="Dick" w:date="2019-07-08T05:56:00Z">
            <w:rPr>
              <w:rFonts w:ascii="Consolas" w:hAnsi="Consolas"/>
              <w:color w:val="000000"/>
              <w:sz w:val="21"/>
              <w:szCs w:val="21"/>
            </w:rPr>
          </w:rPrChange>
        </w:rPr>
      </w:pPr>
      <w:r w:rsidRPr="00A038F5">
        <w:rPr>
          <w:rFonts w:ascii="Consolas" w:hAnsi="Consolas"/>
          <w:sz w:val="21"/>
          <w:szCs w:val="21"/>
          <w:rPrChange w:id="389" w:author="Dick" w:date="2019-07-08T05:56:00Z">
            <w:rPr>
              <w:rFonts w:ascii="Consolas" w:hAnsi="Consolas"/>
              <w:color w:val="000000"/>
              <w:sz w:val="21"/>
              <w:szCs w:val="21"/>
            </w:rPr>
          </w:rPrChange>
        </w:rPr>
        <w:t>        {</w:t>
      </w:r>
    </w:p>
    <w:p w14:paraId="42EDDFE2" w14:textId="77777777" w:rsidR="00334EA8" w:rsidRPr="00A038F5" w:rsidRDefault="00334EA8" w:rsidP="00334EA8">
      <w:pPr>
        <w:shd w:val="clear" w:color="auto" w:fill="FFFFFF"/>
        <w:spacing w:before="0" w:line="285" w:lineRule="atLeast"/>
        <w:ind w:left="0"/>
        <w:rPr>
          <w:rFonts w:ascii="Consolas" w:hAnsi="Consolas"/>
          <w:sz w:val="21"/>
          <w:szCs w:val="21"/>
          <w:rPrChange w:id="390" w:author="Dick" w:date="2019-07-08T05:56:00Z">
            <w:rPr>
              <w:rFonts w:ascii="Consolas" w:hAnsi="Consolas"/>
              <w:color w:val="000000"/>
              <w:sz w:val="21"/>
              <w:szCs w:val="21"/>
            </w:rPr>
          </w:rPrChange>
        </w:rPr>
      </w:pPr>
      <w:r w:rsidRPr="00A038F5">
        <w:rPr>
          <w:rFonts w:ascii="Consolas" w:hAnsi="Consolas"/>
          <w:sz w:val="21"/>
          <w:szCs w:val="21"/>
          <w:rPrChange w:id="391" w:author="Dick" w:date="2019-07-08T05:56:00Z">
            <w:rPr>
              <w:rFonts w:ascii="Consolas" w:hAnsi="Consolas"/>
              <w:color w:val="000000"/>
              <w:sz w:val="21"/>
              <w:szCs w:val="21"/>
            </w:rPr>
          </w:rPrChange>
        </w:rPr>
        <w:t>            </w:t>
      </w:r>
      <w:r w:rsidRPr="00A038F5">
        <w:rPr>
          <w:rFonts w:ascii="Consolas" w:hAnsi="Consolas"/>
          <w:sz w:val="21"/>
          <w:szCs w:val="21"/>
          <w:rPrChange w:id="392" w:author="Dick" w:date="2019-07-08T05:56:00Z">
            <w:rPr>
              <w:rFonts w:ascii="Consolas" w:hAnsi="Consolas"/>
              <w:color w:val="A31515"/>
              <w:sz w:val="21"/>
              <w:szCs w:val="21"/>
            </w:rPr>
          </w:rPrChange>
        </w:rPr>
        <w:t>"uri"</w:t>
      </w:r>
      <w:r w:rsidRPr="00A038F5">
        <w:rPr>
          <w:rFonts w:ascii="Consolas" w:hAnsi="Consolas"/>
          <w:sz w:val="21"/>
          <w:szCs w:val="21"/>
          <w:rPrChange w:id="393" w:author="Dick" w:date="2019-07-08T05:56:00Z">
            <w:rPr>
              <w:rFonts w:ascii="Consolas" w:hAnsi="Consolas"/>
              <w:color w:val="0000FF"/>
              <w:sz w:val="21"/>
              <w:szCs w:val="21"/>
            </w:rPr>
          </w:rPrChange>
        </w:rPr>
        <w:t>:</w:t>
      </w:r>
      <w:r w:rsidRPr="00A038F5">
        <w:rPr>
          <w:rFonts w:ascii="Consolas" w:hAnsi="Consolas"/>
          <w:sz w:val="21"/>
          <w:szCs w:val="21"/>
          <w:rPrChange w:id="394" w:author="Dick" w:date="2019-07-08T05:56:00Z">
            <w:rPr>
              <w:rFonts w:ascii="Consolas" w:hAnsi="Consolas"/>
              <w:color w:val="000000"/>
              <w:sz w:val="21"/>
              <w:szCs w:val="21"/>
            </w:rPr>
          </w:rPrChange>
        </w:rPr>
        <w:t xml:space="preserve"> </w:t>
      </w:r>
      <w:r w:rsidR="0033795C" w:rsidRPr="00A038F5">
        <w:rPr>
          <w:rFonts w:ascii="Consolas" w:hAnsi="Consolas"/>
          <w:sz w:val="21"/>
          <w:szCs w:val="21"/>
          <w:rPrChange w:id="395" w:author="Dick" w:date="2019-07-08T05:56:00Z">
            <w:rPr>
              <w:rFonts w:ascii="Consolas" w:hAnsi="Consolas"/>
              <w:color w:val="A31515"/>
              <w:sz w:val="21"/>
              <w:szCs w:val="21"/>
            </w:rPr>
          </w:rPrChange>
        </w:rPr>
        <w:t>"Rest</w:t>
      </w:r>
      <w:r w:rsidRPr="00A038F5">
        <w:rPr>
          <w:rFonts w:ascii="Consolas" w:hAnsi="Consolas"/>
          <w:sz w:val="21"/>
          <w:szCs w:val="21"/>
          <w:rPrChange w:id="396" w:author="Dick" w:date="2019-07-08T05:56:00Z">
            <w:rPr>
              <w:rFonts w:ascii="Consolas" w:hAnsi="Consolas"/>
              <w:color w:val="A31515"/>
              <w:sz w:val="21"/>
              <w:szCs w:val="21"/>
            </w:rPr>
          </w:rPrChange>
        </w:rPr>
        <w:t>FS:/"</w:t>
      </w:r>
      <w:r w:rsidRPr="00A038F5">
        <w:rPr>
          <w:rFonts w:ascii="Consolas" w:hAnsi="Consolas"/>
          <w:sz w:val="21"/>
          <w:szCs w:val="21"/>
          <w:rPrChange w:id="397" w:author="Dick" w:date="2019-07-08T05:56:00Z">
            <w:rPr>
              <w:rFonts w:ascii="Consolas" w:hAnsi="Consolas"/>
              <w:color w:val="000000"/>
              <w:sz w:val="21"/>
              <w:szCs w:val="21"/>
            </w:rPr>
          </w:rPrChange>
        </w:rPr>
        <w:t>,</w:t>
      </w:r>
    </w:p>
    <w:p w14:paraId="3AB2C1E9" w14:textId="77777777" w:rsidR="00334EA8" w:rsidRPr="00A038F5" w:rsidRDefault="00334EA8" w:rsidP="00334EA8">
      <w:pPr>
        <w:shd w:val="clear" w:color="auto" w:fill="FFFFFF"/>
        <w:spacing w:before="0" w:line="285" w:lineRule="atLeast"/>
        <w:ind w:left="0"/>
        <w:rPr>
          <w:rFonts w:ascii="Consolas" w:hAnsi="Consolas"/>
          <w:sz w:val="21"/>
          <w:szCs w:val="21"/>
          <w:rPrChange w:id="398" w:author="Dick" w:date="2019-07-08T05:56:00Z">
            <w:rPr>
              <w:rFonts w:ascii="Consolas" w:hAnsi="Consolas"/>
              <w:color w:val="000000"/>
              <w:sz w:val="21"/>
              <w:szCs w:val="21"/>
            </w:rPr>
          </w:rPrChange>
        </w:rPr>
      </w:pPr>
      <w:r w:rsidRPr="00A038F5">
        <w:rPr>
          <w:rFonts w:ascii="Consolas" w:hAnsi="Consolas"/>
          <w:sz w:val="21"/>
          <w:szCs w:val="21"/>
          <w:rPrChange w:id="399" w:author="Dick" w:date="2019-07-08T05:56:00Z">
            <w:rPr>
              <w:rFonts w:ascii="Consolas" w:hAnsi="Consolas"/>
              <w:color w:val="000000"/>
              <w:sz w:val="21"/>
              <w:szCs w:val="21"/>
            </w:rPr>
          </w:rPrChange>
        </w:rPr>
        <w:t>            </w:t>
      </w:r>
      <w:r w:rsidRPr="00A038F5">
        <w:rPr>
          <w:rFonts w:ascii="Consolas" w:hAnsi="Consolas"/>
          <w:sz w:val="21"/>
          <w:szCs w:val="21"/>
          <w:rPrChange w:id="400" w:author="Dick" w:date="2019-07-08T05:56:00Z">
            <w:rPr>
              <w:rFonts w:ascii="Consolas" w:hAnsi="Consolas"/>
              <w:color w:val="A31515"/>
              <w:sz w:val="21"/>
              <w:szCs w:val="21"/>
            </w:rPr>
          </w:rPrChange>
        </w:rPr>
        <w:t>"name"</w:t>
      </w:r>
      <w:r w:rsidRPr="00A038F5">
        <w:rPr>
          <w:rFonts w:ascii="Consolas" w:hAnsi="Consolas"/>
          <w:sz w:val="21"/>
          <w:szCs w:val="21"/>
          <w:rPrChange w:id="401" w:author="Dick" w:date="2019-07-08T05:56:00Z">
            <w:rPr>
              <w:rFonts w:ascii="Consolas" w:hAnsi="Consolas"/>
              <w:color w:val="0000FF"/>
              <w:sz w:val="21"/>
              <w:szCs w:val="21"/>
            </w:rPr>
          </w:rPrChange>
        </w:rPr>
        <w:t>:</w:t>
      </w:r>
      <w:r w:rsidRPr="00A038F5">
        <w:rPr>
          <w:rFonts w:ascii="Consolas" w:hAnsi="Consolas"/>
          <w:sz w:val="21"/>
          <w:szCs w:val="21"/>
          <w:rPrChange w:id="402" w:author="Dick" w:date="2019-07-08T05:56:00Z">
            <w:rPr>
              <w:rFonts w:ascii="Consolas" w:hAnsi="Consolas"/>
              <w:color w:val="000000"/>
              <w:sz w:val="21"/>
              <w:szCs w:val="21"/>
            </w:rPr>
          </w:rPrChange>
        </w:rPr>
        <w:t xml:space="preserve"> </w:t>
      </w:r>
      <w:r w:rsidRPr="00A038F5">
        <w:rPr>
          <w:rFonts w:ascii="Consolas" w:hAnsi="Consolas"/>
          <w:sz w:val="21"/>
          <w:szCs w:val="21"/>
          <w:rPrChange w:id="403" w:author="Dick" w:date="2019-07-08T05:56:00Z">
            <w:rPr>
              <w:rFonts w:ascii="Consolas" w:hAnsi="Consolas"/>
              <w:color w:val="A31515"/>
              <w:sz w:val="21"/>
              <w:szCs w:val="21"/>
            </w:rPr>
          </w:rPrChange>
        </w:rPr>
        <w:t>"Account - DEMO"</w:t>
      </w:r>
      <w:r w:rsidRPr="00A038F5">
        <w:rPr>
          <w:rFonts w:ascii="Consolas" w:hAnsi="Consolas"/>
          <w:sz w:val="21"/>
          <w:szCs w:val="21"/>
          <w:rPrChange w:id="404" w:author="Dick" w:date="2019-07-08T05:56:00Z">
            <w:rPr>
              <w:rFonts w:ascii="Consolas" w:hAnsi="Consolas"/>
              <w:color w:val="000000"/>
              <w:sz w:val="21"/>
              <w:szCs w:val="21"/>
            </w:rPr>
          </w:rPrChange>
        </w:rPr>
        <w:t>,</w:t>
      </w:r>
    </w:p>
    <w:p w14:paraId="76C5D531" w14:textId="77777777" w:rsidR="00334EA8" w:rsidRPr="00A038F5" w:rsidRDefault="00334EA8" w:rsidP="00334EA8">
      <w:pPr>
        <w:shd w:val="clear" w:color="auto" w:fill="FFFFFF"/>
        <w:spacing w:before="0" w:line="285" w:lineRule="atLeast"/>
        <w:ind w:left="0"/>
        <w:rPr>
          <w:rFonts w:ascii="Consolas" w:hAnsi="Consolas"/>
          <w:sz w:val="21"/>
          <w:szCs w:val="21"/>
          <w:rPrChange w:id="405" w:author="Dick" w:date="2019-07-08T05:56:00Z">
            <w:rPr>
              <w:rFonts w:ascii="Consolas" w:hAnsi="Consolas"/>
              <w:color w:val="000000"/>
              <w:sz w:val="21"/>
              <w:szCs w:val="21"/>
            </w:rPr>
          </w:rPrChange>
        </w:rPr>
      </w:pPr>
      <w:r w:rsidRPr="00A038F5">
        <w:rPr>
          <w:rFonts w:ascii="Consolas" w:hAnsi="Consolas"/>
          <w:sz w:val="21"/>
          <w:szCs w:val="21"/>
          <w:rPrChange w:id="406" w:author="Dick" w:date="2019-07-08T05:56:00Z">
            <w:rPr>
              <w:rFonts w:ascii="Consolas" w:hAnsi="Consolas"/>
              <w:color w:val="000000"/>
              <w:sz w:val="21"/>
              <w:szCs w:val="21"/>
            </w:rPr>
          </w:rPrChange>
        </w:rPr>
        <w:t>        }       </w:t>
      </w:r>
    </w:p>
    <w:p w14:paraId="1E90B8EE" w14:textId="77777777" w:rsidR="00334EA8" w:rsidRPr="00A038F5" w:rsidRDefault="00334EA8" w:rsidP="00334EA8">
      <w:pPr>
        <w:shd w:val="clear" w:color="auto" w:fill="FFFFFF"/>
        <w:spacing w:before="0" w:line="285" w:lineRule="atLeast"/>
        <w:ind w:left="0"/>
        <w:rPr>
          <w:rFonts w:ascii="Consolas" w:hAnsi="Consolas"/>
          <w:sz w:val="21"/>
          <w:szCs w:val="21"/>
          <w:rPrChange w:id="407" w:author="Dick" w:date="2019-07-08T05:56:00Z">
            <w:rPr>
              <w:rFonts w:ascii="Consolas" w:hAnsi="Consolas"/>
              <w:color w:val="000000"/>
              <w:sz w:val="21"/>
              <w:szCs w:val="21"/>
            </w:rPr>
          </w:rPrChange>
        </w:rPr>
      </w:pPr>
      <w:r w:rsidRPr="00A038F5">
        <w:rPr>
          <w:rFonts w:ascii="Consolas" w:hAnsi="Consolas"/>
          <w:sz w:val="21"/>
          <w:szCs w:val="21"/>
          <w:rPrChange w:id="408" w:author="Dick" w:date="2019-07-08T05:56:00Z">
            <w:rPr>
              <w:rFonts w:ascii="Consolas" w:hAnsi="Consolas"/>
              <w:color w:val="000000"/>
              <w:sz w:val="21"/>
              <w:szCs w:val="21"/>
            </w:rPr>
          </w:rPrChange>
        </w:rPr>
        <w:t>    ],</w:t>
      </w:r>
    </w:p>
    <w:p w14:paraId="31134D51" w14:textId="77777777" w:rsidR="00334EA8" w:rsidRPr="00A038F5" w:rsidRDefault="00334EA8" w:rsidP="00334EA8">
      <w:pPr>
        <w:shd w:val="clear" w:color="auto" w:fill="FFFFFF"/>
        <w:spacing w:before="0" w:line="285" w:lineRule="atLeast"/>
        <w:ind w:left="0"/>
        <w:rPr>
          <w:rFonts w:ascii="Consolas" w:hAnsi="Consolas"/>
          <w:sz w:val="21"/>
          <w:szCs w:val="21"/>
          <w:rPrChange w:id="409" w:author="Dick" w:date="2019-07-08T05:56:00Z">
            <w:rPr>
              <w:rFonts w:ascii="Consolas" w:hAnsi="Consolas"/>
              <w:color w:val="000000"/>
              <w:sz w:val="21"/>
              <w:szCs w:val="21"/>
            </w:rPr>
          </w:rPrChange>
        </w:rPr>
      </w:pPr>
      <w:r w:rsidRPr="00A038F5">
        <w:rPr>
          <w:rFonts w:ascii="Consolas" w:hAnsi="Consolas"/>
          <w:sz w:val="21"/>
          <w:szCs w:val="21"/>
          <w:rPrChange w:id="410" w:author="Dick" w:date="2019-07-08T05:56:00Z">
            <w:rPr>
              <w:rFonts w:ascii="Consolas" w:hAnsi="Consolas"/>
              <w:color w:val="000000"/>
              <w:sz w:val="21"/>
              <w:szCs w:val="21"/>
            </w:rPr>
          </w:rPrChange>
        </w:rPr>
        <w:t>    </w:t>
      </w:r>
      <w:r w:rsidRPr="00A038F5">
        <w:rPr>
          <w:rFonts w:ascii="Consolas" w:hAnsi="Consolas"/>
          <w:sz w:val="21"/>
          <w:szCs w:val="21"/>
          <w:rPrChange w:id="411" w:author="Dick" w:date="2019-07-08T05:56:00Z">
            <w:rPr>
              <w:rFonts w:ascii="Consolas" w:hAnsi="Consolas"/>
              <w:color w:val="A31515"/>
              <w:sz w:val="21"/>
              <w:szCs w:val="21"/>
            </w:rPr>
          </w:rPrChange>
        </w:rPr>
        <w:t>"settings"</w:t>
      </w:r>
      <w:r w:rsidRPr="00A038F5">
        <w:rPr>
          <w:rFonts w:ascii="Consolas" w:hAnsi="Consolas"/>
          <w:sz w:val="21"/>
          <w:szCs w:val="21"/>
          <w:rPrChange w:id="412" w:author="Dick" w:date="2019-07-08T05:56:00Z">
            <w:rPr>
              <w:rFonts w:ascii="Consolas" w:hAnsi="Consolas"/>
              <w:color w:val="0000FF"/>
              <w:sz w:val="21"/>
              <w:szCs w:val="21"/>
            </w:rPr>
          </w:rPrChange>
        </w:rPr>
        <w:t>:</w:t>
      </w:r>
      <w:r w:rsidRPr="00A038F5">
        <w:rPr>
          <w:rFonts w:ascii="Consolas" w:hAnsi="Consolas"/>
          <w:sz w:val="21"/>
          <w:szCs w:val="21"/>
          <w:rPrChange w:id="413" w:author="Dick" w:date="2019-07-08T05:56:00Z">
            <w:rPr>
              <w:rFonts w:ascii="Consolas" w:hAnsi="Consolas"/>
              <w:color w:val="000000"/>
              <w:sz w:val="21"/>
              <w:szCs w:val="21"/>
            </w:rPr>
          </w:rPrChange>
        </w:rPr>
        <w:t xml:space="preserve"> {</w:t>
      </w:r>
    </w:p>
    <w:p w14:paraId="4C89E182" w14:textId="77777777" w:rsidR="00334EA8" w:rsidRPr="00A038F5" w:rsidRDefault="00334EA8" w:rsidP="00334EA8">
      <w:pPr>
        <w:shd w:val="clear" w:color="auto" w:fill="FFFFFF"/>
        <w:spacing w:before="0" w:line="285" w:lineRule="atLeast"/>
        <w:ind w:left="0"/>
        <w:rPr>
          <w:rFonts w:ascii="Consolas" w:hAnsi="Consolas"/>
          <w:sz w:val="21"/>
          <w:szCs w:val="21"/>
          <w:rPrChange w:id="414" w:author="Dick" w:date="2019-07-08T05:56:00Z">
            <w:rPr>
              <w:rFonts w:ascii="Consolas" w:hAnsi="Consolas"/>
              <w:color w:val="000000"/>
              <w:sz w:val="21"/>
              <w:szCs w:val="21"/>
            </w:rPr>
          </w:rPrChange>
        </w:rPr>
      </w:pPr>
      <w:r w:rsidRPr="00A038F5">
        <w:rPr>
          <w:rFonts w:ascii="Consolas" w:hAnsi="Consolas"/>
          <w:sz w:val="21"/>
          <w:szCs w:val="21"/>
          <w:rPrChange w:id="415" w:author="Dick" w:date="2019-07-08T05:56:00Z">
            <w:rPr>
              <w:rFonts w:ascii="Consolas" w:hAnsi="Consolas"/>
              <w:color w:val="000000"/>
              <w:sz w:val="21"/>
              <w:szCs w:val="21"/>
            </w:rPr>
          </w:rPrChange>
        </w:rPr>
        <w:t>        </w:t>
      </w:r>
      <w:r w:rsidRPr="00A038F5">
        <w:rPr>
          <w:rFonts w:ascii="Consolas" w:hAnsi="Consolas"/>
          <w:sz w:val="21"/>
          <w:szCs w:val="21"/>
          <w:rPrChange w:id="416" w:author="Dick" w:date="2019-07-08T05:56:00Z">
            <w:rPr>
              <w:rFonts w:ascii="Consolas" w:hAnsi="Consolas"/>
              <w:color w:val="A31515"/>
              <w:sz w:val="21"/>
              <w:szCs w:val="21"/>
            </w:rPr>
          </w:rPrChange>
        </w:rPr>
        <w:t>"mvon.</w:t>
      </w:r>
      <w:r w:rsidR="0010353D" w:rsidRPr="00A038F5">
        <w:rPr>
          <w:rFonts w:ascii="Consolas" w:hAnsi="Consolas"/>
          <w:sz w:val="21"/>
          <w:szCs w:val="21"/>
          <w:rPrChange w:id="417" w:author="Dick" w:date="2019-07-08T05:56:00Z">
            <w:rPr>
              <w:rFonts w:ascii="Consolas" w:hAnsi="Consolas"/>
              <w:color w:val="A31515"/>
              <w:sz w:val="21"/>
              <w:szCs w:val="21"/>
            </w:rPr>
          </w:rPrChange>
        </w:rPr>
        <w:t>RestPath</w:t>
      </w:r>
      <w:r w:rsidRPr="00A038F5">
        <w:rPr>
          <w:rFonts w:ascii="Consolas" w:hAnsi="Consolas"/>
          <w:sz w:val="21"/>
          <w:szCs w:val="21"/>
          <w:rPrChange w:id="418" w:author="Dick" w:date="2019-07-08T05:56:00Z">
            <w:rPr>
              <w:rFonts w:ascii="Consolas" w:hAnsi="Consolas"/>
              <w:color w:val="A31515"/>
              <w:sz w:val="21"/>
              <w:szCs w:val="21"/>
            </w:rPr>
          </w:rPrChange>
        </w:rPr>
        <w:t>"</w:t>
      </w:r>
      <w:r w:rsidRPr="00A038F5">
        <w:rPr>
          <w:rFonts w:ascii="Consolas" w:hAnsi="Consolas"/>
          <w:sz w:val="21"/>
          <w:szCs w:val="21"/>
          <w:rPrChange w:id="419" w:author="Dick" w:date="2019-07-08T05:56:00Z">
            <w:rPr>
              <w:rFonts w:ascii="Consolas" w:hAnsi="Consolas"/>
              <w:color w:val="0000FF"/>
              <w:sz w:val="21"/>
              <w:szCs w:val="21"/>
            </w:rPr>
          </w:rPrChange>
        </w:rPr>
        <w:t>:</w:t>
      </w:r>
      <w:r w:rsidRPr="00A038F5">
        <w:rPr>
          <w:rFonts w:ascii="Consolas" w:hAnsi="Consolas"/>
          <w:sz w:val="21"/>
          <w:szCs w:val="21"/>
          <w:rPrChange w:id="420" w:author="Dick" w:date="2019-07-08T05:56:00Z">
            <w:rPr>
              <w:rFonts w:ascii="Consolas" w:hAnsi="Consolas"/>
              <w:color w:val="000000"/>
              <w:sz w:val="21"/>
              <w:szCs w:val="21"/>
            </w:rPr>
          </w:rPrChange>
        </w:rPr>
        <w:t xml:space="preserve"> </w:t>
      </w:r>
      <w:r w:rsidRPr="00A038F5">
        <w:rPr>
          <w:rFonts w:ascii="Consolas" w:hAnsi="Consolas"/>
          <w:sz w:val="21"/>
          <w:szCs w:val="21"/>
          <w:rPrChange w:id="421" w:author="Dick" w:date="2019-07-08T05:56:00Z">
            <w:rPr>
              <w:rFonts w:ascii="Consolas" w:hAnsi="Consolas"/>
              <w:color w:val="A31515"/>
              <w:sz w:val="21"/>
              <w:szCs w:val="21"/>
            </w:rPr>
          </w:rPrChange>
        </w:rPr>
        <w:t>"</w:t>
      </w:r>
      <w:r w:rsidR="0010353D" w:rsidRPr="00A038F5">
        <w:rPr>
          <w:rFonts w:ascii="Consolas" w:hAnsi="Consolas"/>
          <w:sz w:val="21"/>
          <w:szCs w:val="21"/>
          <w:rPrChange w:id="422" w:author="Dick" w:date="2019-07-08T05:56:00Z">
            <w:rPr>
              <w:rFonts w:ascii="Consolas" w:hAnsi="Consolas"/>
              <w:color w:val="A31515"/>
              <w:sz w:val="21"/>
              <w:szCs w:val="21"/>
            </w:rPr>
          </w:rPrChange>
        </w:rPr>
        <w:t>http://localhost/mvonrest</w:t>
      </w:r>
      <w:r w:rsidRPr="00A038F5">
        <w:rPr>
          <w:rFonts w:ascii="Consolas" w:hAnsi="Consolas"/>
          <w:sz w:val="21"/>
          <w:szCs w:val="21"/>
          <w:rPrChange w:id="423" w:author="Dick" w:date="2019-07-08T05:56:00Z">
            <w:rPr>
              <w:rFonts w:ascii="Consolas" w:hAnsi="Consolas"/>
              <w:color w:val="A31515"/>
              <w:sz w:val="21"/>
              <w:szCs w:val="21"/>
            </w:rPr>
          </w:rPrChange>
        </w:rPr>
        <w:t>"</w:t>
      </w:r>
      <w:r w:rsidRPr="00A038F5">
        <w:rPr>
          <w:rFonts w:ascii="Consolas" w:hAnsi="Consolas"/>
          <w:sz w:val="21"/>
          <w:szCs w:val="21"/>
          <w:rPrChange w:id="424" w:author="Dick" w:date="2019-07-08T05:56:00Z">
            <w:rPr>
              <w:rFonts w:ascii="Consolas" w:hAnsi="Consolas"/>
              <w:color w:val="000000"/>
              <w:sz w:val="21"/>
              <w:szCs w:val="21"/>
            </w:rPr>
          </w:rPrChange>
        </w:rPr>
        <w:t>,</w:t>
      </w:r>
    </w:p>
    <w:p w14:paraId="609D2432" w14:textId="77777777" w:rsidR="00334EA8" w:rsidRPr="00A038F5" w:rsidRDefault="00334EA8" w:rsidP="00334EA8">
      <w:pPr>
        <w:shd w:val="clear" w:color="auto" w:fill="FFFFFF"/>
        <w:spacing w:before="0" w:line="285" w:lineRule="atLeast"/>
        <w:ind w:left="0"/>
        <w:rPr>
          <w:rFonts w:ascii="Consolas" w:hAnsi="Consolas"/>
          <w:sz w:val="21"/>
          <w:szCs w:val="21"/>
          <w:rPrChange w:id="425" w:author="Dick" w:date="2019-07-08T05:56:00Z">
            <w:rPr>
              <w:rFonts w:ascii="Consolas" w:hAnsi="Consolas"/>
              <w:color w:val="000000"/>
              <w:sz w:val="21"/>
              <w:szCs w:val="21"/>
            </w:rPr>
          </w:rPrChange>
        </w:rPr>
      </w:pPr>
      <w:r w:rsidRPr="00A038F5">
        <w:rPr>
          <w:rFonts w:ascii="Consolas" w:hAnsi="Consolas"/>
          <w:sz w:val="21"/>
          <w:szCs w:val="21"/>
          <w:rPrChange w:id="426" w:author="Dick" w:date="2019-07-08T05:56:00Z">
            <w:rPr>
              <w:rFonts w:ascii="Consolas" w:hAnsi="Consolas"/>
              <w:color w:val="000000"/>
              <w:sz w:val="21"/>
              <w:szCs w:val="21"/>
            </w:rPr>
          </w:rPrChange>
        </w:rPr>
        <w:t>        </w:t>
      </w:r>
      <w:r w:rsidRPr="00A038F5">
        <w:rPr>
          <w:rFonts w:ascii="Consolas" w:hAnsi="Consolas"/>
          <w:sz w:val="21"/>
          <w:szCs w:val="21"/>
          <w:rPrChange w:id="427" w:author="Dick" w:date="2019-07-08T05:56:00Z">
            <w:rPr>
              <w:rFonts w:ascii="Consolas" w:hAnsi="Consolas"/>
              <w:color w:val="A31515"/>
              <w:sz w:val="21"/>
              <w:szCs w:val="21"/>
            </w:rPr>
          </w:rPrChange>
        </w:rPr>
        <w:t>"files.associations"</w:t>
      </w:r>
      <w:r w:rsidRPr="00A038F5">
        <w:rPr>
          <w:rFonts w:ascii="Consolas" w:hAnsi="Consolas"/>
          <w:sz w:val="21"/>
          <w:szCs w:val="21"/>
          <w:rPrChange w:id="428" w:author="Dick" w:date="2019-07-08T05:56:00Z">
            <w:rPr>
              <w:rFonts w:ascii="Consolas" w:hAnsi="Consolas"/>
              <w:color w:val="0000FF"/>
              <w:sz w:val="21"/>
              <w:szCs w:val="21"/>
            </w:rPr>
          </w:rPrChange>
        </w:rPr>
        <w:t>:</w:t>
      </w:r>
      <w:r w:rsidRPr="00A038F5">
        <w:rPr>
          <w:rFonts w:ascii="Consolas" w:hAnsi="Consolas"/>
          <w:sz w:val="21"/>
          <w:szCs w:val="21"/>
          <w:rPrChange w:id="429" w:author="Dick" w:date="2019-07-08T05:56:00Z">
            <w:rPr>
              <w:rFonts w:ascii="Consolas" w:hAnsi="Consolas"/>
              <w:color w:val="000000"/>
              <w:sz w:val="21"/>
              <w:szCs w:val="21"/>
            </w:rPr>
          </w:rPrChange>
        </w:rPr>
        <w:t xml:space="preserve"> {</w:t>
      </w:r>
      <w:r w:rsidRPr="00A038F5">
        <w:rPr>
          <w:rFonts w:ascii="Consolas" w:hAnsi="Consolas"/>
          <w:sz w:val="21"/>
          <w:szCs w:val="21"/>
          <w:rPrChange w:id="430" w:author="Dick" w:date="2019-07-08T05:56:00Z">
            <w:rPr>
              <w:rFonts w:ascii="Consolas" w:hAnsi="Consolas"/>
              <w:color w:val="A31515"/>
              <w:sz w:val="21"/>
              <w:szCs w:val="21"/>
            </w:rPr>
          </w:rPrChange>
        </w:rPr>
        <w:t>"*"</w:t>
      </w:r>
      <w:r w:rsidRPr="00A038F5">
        <w:rPr>
          <w:rFonts w:ascii="Consolas" w:hAnsi="Consolas"/>
          <w:sz w:val="21"/>
          <w:szCs w:val="21"/>
          <w:rPrChange w:id="431" w:author="Dick" w:date="2019-07-08T05:56:00Z">
            <w:rPr>
              <w:rFonts w:ascii="Consolas" w:hAnsi="Consolas"/>
              <w:color w:val="0000FF"/>
              <w:sz w:val="21"/>
              <w:szCs w:val="21"/>
            </w:rPr>
          </w:rPrChange>
        </w:rPr>
        <w:t>:</w:t>
      </w:r>
      <w:r w:rsidRPr="00A038F5">
        <w:rPr>
          <w:rFonts w:ascii="Consolas" w:hAnsi="Consolas"/>
          <w:sz w:val="21"/>
          <w:szCs w:val="21"/>
          <w:rPrChange w:id="432" w:author="Dick" w:date="2019-07-08T05:56:00Z">
            <w:rPr>
              <w:rFonts w:ascii="Consolas" w:hAnsi="Consolas"/>
              <w:color w:val="A31515"/>
              <w:sz w:val="21"/>
              <w:szCs w:val="21"/>
            </w:rPr>
          </w:rPrChange>
        </w:rPr>
        <w:t>"mvon"</w:t>
      </w:r>
      <w:r w:rsidRPr="00A038F5">
        <w:rPr>
          <w:rFonts w:ascii="Consolas" w:hAnsi="Consolas"/>
          <w:sz w:val="21"/>
          <w:szCs w:val="21"/>
          <w:rPrChange w:id="433" w:author="Dick" w:date="2019-07-08T05:56:00Z">
            <w:rPr>
              <w:rFonts w:ascii="Consolas" w:hAnsi="Consolas"/>
              <w:color w:val="000000"/>
              <w:sz w:val="21"/>
              <w:szCs w:val="21"/>
            </w:rPr>
          </w:rPrChange>
        </w:rPr>
        <w:t>}</w:t>
      </w:r>
    </w:p>
    <w:p w14:paraId="0782888E" w14:textId="77777777" w:rsidR="00334EA8" w:rsidRPr="00A038F5" w:rsidRDefault="00334EA8" w:rsidP="00334EA8">
      <w:pPr>
        <w:shd w:val="clear" w:color="auto" w:fill="FFFFFF"/>
        <w:spacing w:before="0" w:line="285" w:lineRule="atLeast"/>
        <w:ind w:left="0"/>
        <w:rPr>
          <w:rFonts w:ascii="Consolas" w:hAnsi="Consolas"/>
          <w:sz w:val="21"/>
          <w:szCs w:val="21"/>
          <w:rPrChange w:id="434" w:author="Dick" w:date="2019-07-08T05:56:00Z">
            <w:rPr>
              <w:rFonts w:ascii="Consolas" w:hAnsi="Consolas"/>
              <w:color w:val="000000"/>
              <w:sz w:val="21"/>
              <w:szCs w:val="21"/>
            </w:rPr>
          </w:rPrChange>
        </w:rPr>
      </w:pPr>
      <w:r w:rsidRPr="00A038F5">
        <w:rPr>
          <w:rFonts w:ascii="Consolas" w:hAnsi="Consolas"/>
          <w:sz w:val="21"/>
          <w:szCs w:val="21"/>
          <w:rPrChange w:id="435" w:author="Dick" w:date="2019-07-08T05:56:00Z">
            <w:rPr>
              <w:rFonts w:ascii="Consolas" w:hAnsi="Consolas"/>
              <w:color w:val="000000"/>
              <w:sz w:val="21"/>
              <w:szCs w:val="21"/>
            </w:rPr>
          </w:rPrChange>
        </w:rPr>
        <w:t>    }</w:t>
      </w:r>
    </w:p>
    <w:p w14:paraId="35BD62C3" w14:textId="77777777" w:rsidR="00334EA8" w:rsidRPr="00A038F5" w:rsidRDefault="00334EA8" w:rsidP="00334EA8">
      <w:pPr>
        <w:shd w:val="clear" w:color="auto" w:fill="FFFFFF"/>
        <w:spacing w:before="0" w:line="285" w:lineRule="atLeast"/>
        <w:ind w:left="0"/>
        <w:rPr>
          <w:rFonts w:ascii="Consolas" w:hAnsi="Consolas"/>
          <w:sz w:val="21"/>
          <w:szCs w:val="21"/>
          <w:rPrChange w:id="436" w:author="Dick" w:date="2019-07-08T05:56:00Z">
            <w:rPr>
              <w:rFonts w:ascii="Consolas" w:hAnsi="Consolas"/>
              <w:color w:val="000000"/>
              <w:sz w:val="21"/>
              <w:szCs w:val="21"/>
            </w:rPr>
          </w:rPrChange>
        </w:rPr>
      </w:pPr>
      <w:r w:rsidRPr="00A038F5">
        <w:rPr>
          <w:rFonts w:ascii="Consolas" w:hAnsi="Consolas"/>
          <w:sz w:val="21"/>
          <w:szCs w:val="21"/>
          <w:rPrChange w:id="437" w:author="Dick" w:date="2019-07-08T05:56:00Z">
            <w:rPr>
              <w:rFonts w:ascii="Consolas" w:hAnsi="Consolas"/>
              <w:color w:val="000000"/>
              <w:sz w:val="21"/>
              <w:szCs w:val="21"/>
            </w:rPr>
          </w:rPrChange>
        </w:rPr>
        <w:t>}</w:t>
      </w:r>
    </w:p>
    <w:p w14:paraId="3D82AF01" w14:textId="77777777" w:rsidR="00334EA8" w:rsidRDefault="00E53E0E" w:rsidP="00E53E0E">
      <w:pPr>
        <w:pStyle w:val="Heading2"/>
        <w:rPr>
          <w:noProof/>
          <w:lang w:val="en-ZA" w:eastAsia="en-ZA"/>
        </w:rPr>
      </w:pPr>
      <w:bookmarkStart w:id="438" w:name="_Toc13454186"/>
      <w:r>
        <w:rPr>
          <w:noProof/>
          <w:lang w:val="en-ZA" w:eastAsia="en-ZA"/>
        </w:rPr>
        <w:t>Additional MV# Developer Settings</w:t>
      </w:r>
      <w:bookmarkEnd w:id="438"/>
    </w:p>
    <w:p w14:paraId="59807CDF" w14:textId="77777777" w:rsidR="00E53E0E" w:rsidRDefault="00E53E0E" w:rsidP="006E6C56">
      <w:pPr>
        <w:ind w:left="0"/>
        <w:rPr>
          <w:rFonts w:ascii="Calibri" w:hAnsi="Calibri"/>
          <w:noProof/>
          <w:lang w:val="en-ZA" w:eastAsia="en-ZA"/>
        </w:rPr>
      </w:pPr>
    </w:p>
    <w:p w14:paraId="31436A1A" w14:textId="77777777" w:rsidR="00E53E0E" w:rsidRDefault="00E4617A" w:rsidP="006E6C56">
      <w:pPr>
        <w:ind w:left="0"/>
        <w:rPr>
          <w:rFonts w:ascii="Calibri" w:hAnsi="Calibri"/>
          <w:noProof/>
          <w:lang w:val="en-ZA" w:eastAsia="en-ZA"/>
        </w:rPr>
      </w:pPr>
      <w:r>
        <w:rPr>
          <w:rFonts w:ascii="Calibri" w:hAnsi="Calibri"/>
          <w:noProof/>
          <w:lang w:val="en-ZA" w:eastAsia="en-ZA"/>
        </w:rPr>
        <w:t>The following settings are availabel to customise your VSCODE MV# Developer experience.</w:t>
      </w:r>
    </w:p>
    <w:p w14:paraId="024A414A" w14:textId="77777777" w:rsidR="00E4617A" w:rsidRDefault="00E4617A" w:rsidP="006E6C56">
      <w:pPr>
        <w:ind w:left="0"/>
        <w:rPr>
          <w:rFonts w:ascii="Calibri" w:hAnsi="Calibri"/>
          <w:noProof/>
          <w:lang w:val="en-ZA" w:eastAsia="en-ZA"/>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605"/>
        <w:gridCol w:w="6458"/>
      </w:tblGrid>
      <w:tr w:rsidR="00E4617A" w:rsidRPr="00D75462" w14:paraId="1FCCA108" w14:textId="77777777" w:rsidTr="00E4617A">
        <w:tc>
          <w:tcPr>
            <w:tcW w:w="2605" w:type="dxa"/>
            <w:tcBorders>
              <w:top w:val="single" w:sz="4" w:space="0" w:color="5B9BD5"/>
              <w:left w:val="single" w:sz="4" w:space="0" w:color="5B9BD5"/>
              <w:bottom w:val="single" w:sz="4" w:space="0" w:color="5B9BD5"/>
              <w:right w:val="nil"/>
            </w:tcBorders>
            <w:shd w:val="clear" w:color="auto" w:fill="5B9BD5"/>
          </w:tcPr>
          <w:p w14:paraId="75B75F30" w14:textId="77777777" w:rsidR="00E4617A" w:rsidRPr="00D75462" w:rsidRDefault="00E4617A" w:rsidP="00E4617A">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6458" w:type="dxa"/>
            <w:tcBorders>
              <w:top w:val="single" w:sz="4" w:space="0" w:color="5B9BD5"/>
              <w:left w:val="nil"/>
              <w:bottom w:val="single" w:sz="4" w:space="0" w:color="5B9BD5"/>
              <w:right w:val="single" w:sz="4" w:space="0" w:color="5B9BD5"/>
            </w:tcBorders>
            <w:shd w:val="clear" w:color="auto" w:fill="5B9BD5"/>
          </w:tcPr>
          <w:p w14:paraId="16CBB432" w14:textId="77777777" w:rsidR="00E4617A" w:rsidRPr="00D75462" w:rsidRDefault="00E4617A" w:rsidP="00E4617A">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E4617A" w:rsidRPr="00D75462" w14:paraId="458FE6A0" w14:textId="77777777" w:rsidTr="00E4617A">
        <w:tc>
          <w:tcPr>
            <w:tcW w:w="2605" w:type="dxa"/>
            <w:shd w:val="clear" w:color="auto" w:fill="DEEAF6"/>
          </w:tcPr>
          <w:p w14:paraId="084A7299" w14:textId="77777777" w:rsidR="00E4617A" w:rsidRPr="00D75462" w:rsidRDefault="00E4617A" w:rsidP="00E4617A">
            <w:pPr>
              <w:ind w:left="0"/>
              <w:rPr>
                <w:rFonts w:ascii="Calibri" w:hAnsi="Calibri"/>
                <w:b/>
                <w:bCs/>
                <w:noProof/>
                <w:lang w:val="en-ZA" w:eastAsia="en-ZA"/>
              </w:rPr>
            </w:pPr>
            <w:r>
              <w:rPr>
                <w:rFonts w:ascii="Calibri" w:hAnsi="Calibri"/>
                <w:b/>
                <w:bCs/>
                <w:noProof/>
                <w:lang w:val="en-ZA" w:eastAsia="en-ZA"/>
              </w:rPr>
              <w:t>mvon.margin</w:t>
            </w:r>
          </w:p>
        </w:tc>
        <w:tc>
          <w:tcPr>
            <w:tcW w:w="6458" w:type="dxa"/>
            <w:shd w:val="clear" w:color="auto" w:fill="DEEAF6"/>
          </w:tcPr>
          <w:p w14:paraId="2B1AFE06" w14:textId="77777777" w:rsidR="00E4617A" w:rsidRPr="00E4617A" w:rsidRDefault="00E4617A" w:rsidP="00E4617A">
            <w:pPr>
              <w:ind w:left="0"/>
              <w:rPr>
                <w:rFonts w:asciiTheme="minorHAnsi" w:hAnsiTheme="minorHAnsi" w:cstheme="minorHAnsi"/>
                <w:noProof/>
                <w:lang w:val="en-ZA" w:eastAsia="en-ZA"/>
              </w:rPr>
            </w:pPr>
            <w:r w:rsidRPr="00E4617A">
              <w:rPr>
                <w:rFonts w:asciiTheme="minorHAnsi" w:hAnsiTheme="minorHAnsi" w:cstheme="minorHAnsi"/>
                <w:sz w:val="24"/>
                <w:szCs w:val="24"/>
              </w:rPr>
              <w:t>The numb</w:t>
            </w:r>
            <w:r>
              <w:rPr>
                <w:rFonts w:asciiTheme="minorHAnsi" w:hAnsiTheme="minorHAnsi" w:cstheme="minorHAnsi"/>
                <w:sz w:val="24"/>
                <w:szCs w:val="24"/>
              </w:rPr>
              <w:t>er of characters to use as a mar</w:t>
            </w:r>
            <w:r w:rsidRPr="00E4617A">
              <w:rPr>
                <w:rFonts w:asciiTheme="minorHAnsi" w:hAnsiTheme="minorHAnsi" w:cstheme="minorHAnsi"/>
                <w:sz w:val="24"/>
                <w:szCs w:val="24"/>
              </w:rPr>
              <w:t>gin when formatting.</w:t>
            </w:r>
          </w:p>
        </w:tc>
      </w:tr>
      <w:tr w:rsidR="00E4617A" w:rsidRPr="00D75462" w14:paraId="02E8FCBE" w14:textId="77777777" w:rsidTr="00E4617A">
        <w:tc>
          <w:tcPr>
            <w:tcW w:w="2605" w:type="dxa"/>
            <w:shd w:val="clear" w:color="auto" w:fill="auto"/>
          </w:tcPr>
          <w:p w14:paraId="3C8F55AD" w14:textId="77777777" w:rsidR="00E4617A" w:rsidRPr="00E4617A" w:rsidRDefault="00E4617A" w:rsidP="00E4617A">
            <w:pPr>
              <w:tabs>
                <w:tab w:val="right" w:pos="2389"/>
              </w:tabs>
              <w:ind w:left="0"/>
              <w:rPr>
                <w:rFonts w:ascii="Calibri" w:hAnsi="Calibri"/>
                <w:b/>
                <w:bCs/>
                <w:noProof/>
                <w:lang w:val="en-ZA" w:eastAsia="en-ZA"/>
              </w:rPr>
            </w:pPr>
            <w:r w:rsidRPr="00E4617A">
              <w:rPr>
                <w:rFonts w:asciiTheme="minorHAnsi" w:hAnsiTheme="minorHAnsi" w:cstheme="minorHAnsi"/>
                <w:b/>
                <w:szCs w:val="22"/>
              </w:rPr>
              <w:t>mvon.indent</w:t>
            </w:r>
          </w:p>
        </w:tc>
        <w:tc>
          <w:tcPr>
            <w:tcW w:w="6458" w:type="dxa"/>
            <w:shd w:val="clear" w:color="auto" w:fill="auto"/>
          </w:tcPr>
          <w:p w14:paraId="61D6A79C" w14:textId="77777777"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The number of characters to use when indenting code blocks.</w:t>
            </w:r>
          </w:p>
        </w:tc>
      </w:tr>
      <w:tr w:rsidR="00E4617A" w:rsidRPr="00D75462" w14:paraId="256A4505" w14:textId="77777777" w:rsidTr="00E4617A">
        <w:tc>
          <w:tcPr>
            <w:tcW w:w="2605" w:type="dxa"/>
            <w:shd w:val="clear" w:color="auto" w:fill="DEEAF6"/>
          </w:tcPr>
          <w:p w14:paraId="3F34BC2C" w14:textId="77777777" w:rsidR="00E4617A" w:rsidRPr="00E4617A" w:rsidRDefault="00E4617A" w:rsidP="00E4617A">
            <w:pPr>
              <w:ind w:left="0"/>
              <w:rPr>
                <w:rFonts w:ascii="Calibri" w:hAnsi="Calibri"/>
                <w:b/>
                <w:bCs/>
                <w:noProof/>
                <w:lang w:val="en-ZA" w:eastAsia="en-ZA"/>
              </w:rPr>
            </w:pPr>
            <w:r w:rsidRPr="00E4617A">
              <w:rPr>
                <w:rFonts w:asciiTheme="minorHAnsi" w:hAnsiTheme="minorHAnsi" w:cstheme="minorHAnsi"/>
                <w:b/>
                <w:szCs w:val="22"/>
              </w:rPr>
              <w:t>mvon.useCamelCase</w:t>
            </w:r>
          </w:p>
        </w:tc>
        <w:tc>
          <w:tcPr>
            <w:tcW w:w="6458" w:type="dxa"/>
            <w:shd w:val="clear" w:color="auto" w:fill="DEEAF6"/>
          </w:tcPr>
          <w:p w14:paraId="6523B1D6" w14:textId="77777777"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Use Camelcase for Intellisense keywords.</w:t>
            </w:r>
          </w:p>
        </w:tc>
      </w:tr>
      <w:tr w:rsidR="00E4617A" w:rsidRPr="00D75462" w14:paraId="4FBFC03E" w14:textId="77777777" w:rsidTr="00E4617A">
        <w:tc>
          <w:tcPr>
            <w:tcW w:w="2605" w:type="dxa"/>
            <w:shd w:val="clear" w:color="auto" w:fill="auto"/>
          </w:tcPr>
          <w:p w14:paraId="78E6A854" w14:textId="77777777" w:rsidR="00E4617A" w:rsidRPr="00E4617A" w:rsidRDefault="00E4617A" w:rsidP="00E4617A">
            <w:pPr>
              <w:ind w:left="0"/>
              <w:rPr>
                <w:rFonts w:ascii="Calibri" w:hAnsi="Calibri"/>
                <w:b/>
                <w:bCs/>
                <w:noProof/>
                <w:lang w:val="en-ZA" w:eastAsia="en-ZA"/>
              </w:rPr>
            </w:pPr>
            <w:r w:rsidRPr="00E4617A">
              <w:rPr>
                <w:rFonts w:asciiTheme="minorHAnsi" w:hAnsiTheme="minorHAnsi" w:cstheme="minorHAnsi"/>
                <w:b/>
                <w:szCs w:val="22"/>
              </w:rPr>
              <w:t>mvon.ignoreGotoScope</w:t>
            </w:r>
          </w:p>
        </w:tc>
        <w:tc>
          <w:tcPr>
            <w:tcW w:w="6458" w:type="dxa"/>
            <w:shd w:val="clear" w:color="auto" w:fill="auto"/>
          </w:tcPr>
          <w:p w14:paraId="43D4A4B6" w14:textId="77777777"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The linter will not highlight goto that jump into the middle of loops.</w:t>
            </w:r>
          </w:p>
        </w:tc>
      </w:tr>
      <w:tr w:rsidR="00E4617A" w:rsidRPr="00D75462" w14:paraId="155588A4" w14:textId="77777777" w:rsidTr="00E4617A">
        <w:tc>
          <w:tcPr>
            <w:tcW w:w="2605" w:type="dxa"/>
            <w:shd w:val="clear" w:color="auto" w:fill="DEEAF6"/>
          </w:tcPr>
          <w:p w14:paraId="0A3EFA78" w14:textId="77777777" w:rsidR="00E4617A" w:rsidRPr="00E4617A" w:rsidRDefault="00E4617A" w:rsidP="00E4617A">
            <w:pPr>
              <w:ind w:left="0"/>
              <w:rPr>
                <w:rFonts w:ascii="Calibri" w:hAnsi="Calibri"/>
                <w:b/>
                <w:bCs/>
                <w:noProof/>
                <w:lang w:val="en-ZA" w:eastAsia="en-ZA"/>
              </w:rPr>
            </w:pPr>
            <w:r w:rsidRPr="00E4617A">
              <w:rPr>
                <w:rFonts w:asciiTheme="minorHAnsi" w:hAnsiTheme="minorHAnsi" w:cstheme="minorHAnsi"/>
                <w:b/>
                <w:szCs w:val="22"/>
              </w:rPr>
              <w:t>mvon.formattingEnabled</w:t>
            </w:r>
          </w:p>
        </w:tc>
        <w:tc>
          <w:tcPr>
            <w:tcW w:w="6458" w:type="dxa"/>
            <w:shd w:val="clear" w:color="auto" w:fill="DEEAF6"/>
          </w:tcPr>
          <w:p w14:paraId="2D1B8F4F" w14:textId="77777777" w:rsidR="00E4617A" w:rsidRPr="00D75462" w:rsidRDefault="00E4617A" w:rsidP="00E4617A">
            <w:pPr>
              <w:ind w:left="0"/>
              <w:rPr>
                <w:rFonts w:ascii="Calibri" w:hAnsi="Calibri"/>
                <w:noProof/>
                <w:lang w:val="en-ZA" w:eastAsia="en-ZA"/>
              </w:rPr>
            </w:pPr>
            <w:r w:rsidRPr="00E4617A">
              <w:rPr>
                <w:rFonts w:asciiTheme="minorHAnsi" w:hAnsiTheme="minorHAnsi" w:cstheme="minorHAnsi"/>
                <w:sz w:val="24"/>
                <w:szCs w:val="24"/>
              </w:rPr>
              <w:t>Set to false to disable code formatting.</w:t>
            </w:r>
          </w:p>
        </w:tc>
      </w:tr>
      <w:tr w:rsidR="00E4617A" w:rsidRPr="00D75462" w14:paraId="4B56C480" w14:textId="77777777" w:rsidTr="00E4617A">
        <w:tc>
          <w:tcPr>
            <w:tcW w:w="2605" w:type="dxa"/>
            <w:shd w:val="clear" w:color="auto" w:fill="auto"/>
          </w:tcPr>
          <w:p w14:paraId="0D67C53C" w14:textId="77777777" w:rsidR="00E4617A" w:rsidRPr="00D75462" w:rsidRDefault="00E4617A" w:rsidP="00E4617A">
            <w:pPr>
              <w:ind w:left="0"/>
              <w:rPr>
                <w:rFonts w:ascii="Calibri" w:hAnsi="Calibri"/>
                <w:b/>
                <w:bCs/>
                <w:noProof/>
                <w:lang w:val="en-ZA" w:eastAsia="en-ZA"/>
              </w:rPr>
            </w:pPr>
          </w:p>
        </w:tc>
        <w:tc>
          <w:tcPr>
            <w:tcW w:w="6458" w:type="dxa"/>
            <w:shd w:val="clear" w:color="auto" w:fill="auto"/>
          </w:tcPr>
          <w:p w14:paraId="6106577A" w14:textId="77777777" w:rsidR="00E4617A" w:rsidRPr="00D75462" w:rsidRDefault="00E4617A" w:rsidP="00E4617A">
            <w:pPr>
              <w:ind w:left="0"/>
              <w:rPr>
                <w:rFonts w:ascii="Calibri" w:hAnsi="Calibri"/>
                <w:noProof/>
                <w:lang w:val="en-ZA" w:eastAsia="en-ZA"/>
              </w:rPr>
            </w:pPr>
          </w:p>
        </w:tc>
      </w:tr>
    </w:tbl>
    <w:p w14:paraId="5ABD52E4" w14:textId="77777777" w:rsidR="00E4617A" w:rsidRDefault="00E4617A" w:rsidP="006E6C56">
      <w:pPr>
        <w:ind w:left="0"/>
        <w:rPr>
          <w:rFonts w:ascii="Calibri" w:hAnsi="Calibri"/>
          <w:noProof/>
          <w:lang w:val="en-ZA" w:eastAsia="en-ZA"/>
        </w:rPr>
      </w:pPr>
    </w:p>
    <w:p w14:paraId="2C21E05A" w14:textId="7313447A" w:rsidR="001C26CE" w:rsidRDefault="00334EA8" w:rsidP="00E4617A">
      <w:pPr>
        <w:pStyle w:val="Heading1"/>
        <w:rPr>
          <w:noProof/>
          <w:lang w:val="en-ZA" w:eastAsia="en-ZA"/>
        </w:rPr>
      </w:pPr>
      <w:r>
        <w:rPr>
          <w:rFonts w:ascii="Calibri" w:hAnsi="Calibri"/>
          <w:noProof/>
          <w:lang w:val="en-ZA" w:eastAsia="en-ZA"/>
        </w:rPr>
        <w:lastRenderedPageBreak/>
        <w:t xml:space="preserve"> </w:t>
      </w:r>
      <w:bookmarkStart w:id="439" w:name="_Toc13454187"/>
      <w:r w:rsidR="00E4617A">
        <w:rPr>
          <w:noProof/>
          <w:lang w:val="en-ZA" w:eastAsia="en-ZA"/>
        </w:rPr>
        <w:t>MV</w:t>
      </w:r>
      <w:del w:id="440" w:author="Dick" w:date="2019-07-08T05:34:00Z">
        <w:r w:rsidR="00E4617A" w:rsidDel="00EE3E5B">
          <w:rPr>
            <w:noProof/>
            <w:lang w:val="en-ZA" w:eastAsia="en-ZA"/>
          </w:rPr>
          <w:delText>#</w:delText>
        </w:r>
      </w:del>
      <w:r w:rsidR="00E4617A">
        <w:rPr>
          <w:noProof/>
          <w:lang w:val="en-ZA" w:eastAsia="en-ZA"/>
        </w:rPr>
        <w:t xml:space="preserve"> Developer Features</w:t>
      </w:r>
      <w:bookmarkEnd w:id="439"/>
    </w:p>
    <w:p w14:paraId="2AA8A946" w14:textId="77777777" w:rsidR="00E4617A" w:rsidRDefault="00E4617A" w:rsidP="006E6C56">
      <w:pPr>
        <w:ind w:left="0"/>
        <w:rPr>
          <w:rFonts w:ascii="Calibri" w:hAnsi="Calibri"/>
          <w:noProof/>
          <w:lang w:val="en-ZA" w:eastAsia="en-ZA"/>
        </w:rPr>
      </w:pPr>
      <w:r>
        <w:rPr>
          <w:rFonts w:ascii="Calibri" w:hAnsi="Calibri"/>
          <w:noProof/>
          <w:lang w:val="en-ZA" w:eastAsia="en-ZA"/>
        </w:rPr>
        <w:t>The following is a list of features that the extensions offer MV Developers when using VSCODE.</w:t>
      </w:r>
    </w:p>
    <w:p w14:paraId="2372AE56" w14:textId="77777777" w:rsidR="00E4617A" w:rsidRDefault="00E4617A" w:rsidP="006E6C56">
      <w:pPr>
        <w:ind w:left="0"/>
        <w:rPr>
          <w:rFonts w:ascii="Calibri" w:hAnsi="Calibri"/>
          <w:noProof/>
          <w:lang w:val="en-ZA" w:eastAsia="en-ZA"/>
        </w:rPr>
      </w:pPr>
    </w:p>
    <w:p w14:paraId="0196CCCC" w14:textId="77777777" w:rsidR="00E4617A" w:rsidRDefault="00E4617A" w:rsidP="00F413C2">
      <w:pPr>
        <w:pStyle w:val="Heading2"/>
        <w:rPr>
          <w:noProof/>
          <w:lang w:val="en-ZA" w:eastAsia="en-ZA"/>
        </w:rPr>
      </w:pPr>
      <w:bookmarkStart w:id="441" w:name="_Toc13454188"/>
      <w:r>
        <w:rPr>
          <w:noProof/>
          <w:lang w:val="en-ZA" w:eastAsia="en-ZA"/>
        </w:rPr>
        <w:t>Syntax Highlighting</w:t>
      </w:r>
      <w:bookmarkEnd w:id="441"/>
    </w:p>
    <w:p w14:paraId="113B6064" w14:textId="77777777" w:rsidR="00E4617A" w:rsidRDefault="00E4617A" w:rsidP="006E6C56">
      <w:pPr>
        <w:ind w:left="0"/>
        <w:rPr>
          <w:rFonts w:ascii="Calibri" w:hAnsi="Calibri"/>
          <w:noProof/>
          <w:lang w:val="en-ZA" w:eastAsia="en-ZA"/>
        </w:rPr>
      </w:pPr>
    </w:p>
    <w:p w14:paraId="2DED8B3C"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14:paraId="0D0356E7"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*-----Insert Text</w:t>
      </w:r>
    </w:p>
    <w:p w14:paraId="54298C6F"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14:paraId="58FD5C78"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CASE</w:t>
      </w:r>
      <w:r w:rsidRPr="00E4617A">
        <w:rPr>
          <w:rFonts w:ascii="Consolas" w:hAnsi="Consolas"/>
          <w:color w:val="000000"/>
          <w:sz w:val="21"/>
          <w:szCs w:val="21"/>
        </w:rPr>
        <w:t xml:space="preserve"> UPCASE(ANS) </w:t>
      </w:r>
      <w:r w:rsidRPr="00E4617A">
        <w:rPr>
          <w:rFonts w:ascii="Consolas" w:hAnsi="Consolas"/>
          <w:color w:val="0000FF"/>
          <w:sz w:val="21"/>
          <w:szCs w:val="21"/>
        </w:rPr>
        <w:t>=</w:t>
      </w:r>
      <w:r w:rsidRPr="00E4617A">
        <w:rPr>
          <w:rFonts w:ascii="Consolas" w:hAnsi="Consolas"/>
          <w:color w:val="000000"/>
          <w:sz w:val="21"/>
          <w:szCs w:val="21"/>
        </w:rPr>
        <w:t xml:space="preserve"> </w:t>
      </w:r>
      <w:r w:rsidRPr="00E4617A">
        <w:rPr>
          <w:rFonts w:ascii="Consolas" w:hAnsi="Consolas"/>
          <w:color w:val="A31515"/>
          <w:sz w:val="21"/>
          <w:szCs w:val="21"/>
        </w:rPr>
        <w:t>'I'</w:t>
      </w:r>
      <w:r w:rsidRPr="00E4617A">
        <w:rPr>
          <w:rFonts w:ascii="Consolas" w:hAnsi="Consolas"/>
          <w:color w:val="000000"/>
          <w:sz w:val="21"/>
          <w:szCs w:val="21"/>
        </w:rPr>
        <w:t xml:space="preserve"> </w:t>
      </w:r>
      <w:r w:rsidRPr="00E4617A">
        <w:rPr>
          <w:rFonts w:ascii="Consolas" w:hAnsi="Consolas"/>
          <w:color w:val="0000FF"/>
          <w:sz w:val="21"/>
          <w:szCs w:val="21"/>
        </w:rPr>
        <w:t>OR</w:t>
      </w:r>
      <w:r w:rsidRPr="00E4617A">
        <w:rPr>
          <w:rFonts w:ascii="Consolas" w:hAnsi="Consolas"/>
          <w:color w:val="000000"/>
          <w:sz w:val="21"/>
          <w:szCs w:val="21"/>
        </w:rPr>
        <w:t xml:space="preserve"> UPCASE(ANS) </w:t>
      </w:r>
      <w:r w:rsidRPr="00E4617A">
        <w:rPr>
          <w:rFonts w:ascii="Consolas" w:hAnsi="Consolas"/>
          <w:color w:val="0000FF"/>
          <w:sz w:val="21"/>
          <w:szCs w:val="21"/>
        </w:rPr>
        <w:t>=</w:t>
      </w:r>
      <w:r w:rsidRPr="00E4617A">
        <w:rPr>
          <w:rFonts w:ascii="Consolas" w:hAnsi="Consolas"/>
          <w:color w:val="000000"/>
          <w:sz w:val="21"/>
          <w:szCs w:val="21"/>
        </w:rPr>
        <w:t xml:space="preserve"> </w:t>
      </w:r>
      <w:r w:rsidRPr="00E4617A">
        <w:rPr>
          <w:rFonts w:ascii="Consolas" w:hAnsi="Consolas"/>
          <w:color w:val="A31515"/>
          <w:sz w:val="21"/>
          <w:szCs w:val="21"/>
        </w:rPr>
        <w:t>'IB'</w:t>
      </w:r>
      <w:r w:rsidRPr="00E4617A">
        <w:rPr>
          <w:rFonts w:ascii="Consolas" w:hAnsi="Consolas"/>
          <w:color w:val="000000"/>
          <w:sz w:val="21"/>
          <w:szCs w:val="21"/>
        </w:rPr>
        <w:t xml:space="preserve"> </w:t>
      </w:r>
      <w:r w:rsidRPr="00E4617A">
        <w:rPr>
          <w:rFonts w:ascii="Consolas" w:hAnsi="Consolas"/>
          <w:color w:val="0000FF"/>
          <w:sz w:val="21"/>
          <w:szCs w:val="21"/>
        </w:rPr>
        <w:t>OR</w:t>
      </w:r>
      <w:r w:rsidRPr="00E4617A">
        <w:rPr>
          <w:rFonts w:ascii="Consolas" w:hAnsi="Consolas"/>
          <w:color w:val="000000"/>
          <w:sz w:val="21"/>
          <w:szCs w:val="21"/>
        </w:rPr>
        <w:t xml:space="preserve"> UPCASE(ANS) </w:t>
      </w:r>
      <w:r w:rsidRPr="00E4617A">
        <w:rPr>
          <w:rFonts w:ascii="Consolas" w:hAnsi="Consolas"/>
          <w:color w:val="0000FF"/>
          <w:sz w:val="21"/>
          <w:szCs w:val="21"/>
        </w:rPr>
        <w:t>MATCHES</w:t>
      </w:r>
      <w:r w:rsidRPr="00E4617A">
        <w:rPr>
          <w:rFonts w:ascii="Consolas" w:hAnsi="Consolas"/>
          <w:color w:val="000000"/>
          <w:sz w:val="21"/>
          <w:szCs w:val="21"/>
        </w:rPr>
        <w:t xml:space="preserve"> </w:t>
      </w:r>
      <w:r w:rsidRPr="00E4617A">
        <w:rPr>
          <w:rFonts w:ascii="Consolas" w:hAnsi="Consolas"/>
          <w:color w:val="A31515"/>
          <w:sz w:val="21"/>
          <w:szCs w:val="21"/>
        </w:rPr>
        <w:t>"'I '0X"</w:t>
      </w:r>
      <w:r w:rsidRPr="00E4617A">
        <w:rPr>
          <w:rFonts w:ascii="Consolas" w:hAnsi="Consolas"/>
          <w:color w:val="000000"/>
          <w:sz w:val="21"/>
          <w:szCs w:val="21"/>
        </w:rPr>
        <w:t xml:space="preserve"> </w:t>
      </w:r>
      <w:r w:rsidRPr="00E4617A">
        <w:rPr>
          <w:rFonts w:ascii="Consolas" w:hAnsi="Consolas"/>
          <w:color w:val="0000FF"/>
          <w:sz w:val="21"/>
          <w:szCs w:val="21"/>
        </w:rPr>
        <w:t>OR</w:t>
      </w:r>
      <w:r w:rsidRPr="00E4617A">
        <w:rPr>
          <w:rFonts w:ascii="Consolas" w:hAnsi="Consolas"/>
          <w:color w:val="000000"/>
          <w:sz w:val="21"/>
          <w:szCs w:val="21"/>
        </w:rPr>
        <w:t xml:space="preserve"> UPCASE(ANS) </w:t>
      </w:r>
      <w:r w:rsidRPr="00E4617A">
        <w:rPr>
          <w:rFonts w:ascii="Consolas" w:hAnsi="Consolas"/>
          <w:color w:val="0000FF"/>
          <w:sz w:val="21"/>
          <w:szCs w:val="21"/>
        </w:rPr>
        <w:t>MATCHES</w:t>
      </w:r>
      <w:r w:rsidRPr="00E4617A">
        <w:rPr>
          <w:rFonts w:ascii="Consolas" w:hAnsi="Consolas"/>
          <w:color w:val="000000"/>
          <w:sz w:val="21"/>
          <w:szCs w:val="21"/>
        </w:rPr>
        <w:t xml:space="preserve"> </w:t>
      </w:r>
      <w:r w:rsidRPr="00E4617A">
        <w:rPr>
          <w:rFonts w:ascii="Consolas" w:hAnsi="Consolas"/>
          <w:color w:val="A31515"/>
          <w:sz w:val="21"/>
          <w:szCs w:val="21"/>
        </w:rPr>
        <w:t>"'IB '0X"</w:t>
      </w:r>
    </w:p>
    <w:p w14:paraId="0AD15D89"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GOSUB</w:t>
      </w:r>
      <w:r w:rsidRPr="00E4617A">
        <w:rPr>
          <w:rFonts w:ascii="Consolas" w:hAnsi="Consolas"/>
          <w:color w:val="000000"/>
          <w:sz w:val="21"/>
          <w:szCs w:val="21"/>
        </w:rPr>
        <w:t xml:space="preserve"> 1030</w:t>
      </w:r>
    </w:p>
    <w:p w14:paraId="1CFE0080"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14:paraId="5765FD06"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*-----Toggle Block Confirm</w:t>
      </w:r>
    </w:p>
    <w:p w14:paraId="7EA8B6CD"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8000"/>
          <w:sz w:val="21"/>
          <w:szCs w:val="21"/>
        </w:rPr>
        <w:t>!</w:t>
      </w:r>
    </w:p>
    <w:p w14:paraId="2979DEB2"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CASE</w:t>
      </w:r>
      <w:r w:rsidRPr="00E4617A">
        <w:rPr>
          <w:rFonts w:ascii="Consolas" w:hAnsi="Consolas"/>
          <w:color w:val="000000"/>
          <w:sz w:val="21"/>
          <w:szCs w:val="21"/>
        </w:rPr>
        <w:t xml:space="preserve"> UPCASE(ANS) </w:t>
      </w:r>
      <w:r w:rsidRPr="00E4617A">
        <w:rPr>
          <w:rFonts w:ascii="Consolas" w:hAnsi="Consolas"/>
          <w:color w:val="0000FF"/>
          <w:sz w:val="21"/>
          <w:szCs w:val="21"/>
        </w:rPr>
        <w:t>=</w:t>
      </w:r>
      <w:r w:rsidRPr="00E4617A">
        <w:rPr>
          <w:rFonts w:ascii="Consolas" w:hAnsi="Consolas"/>
          <w:color w:val="000000"/>
          <w:sz w:val="21"/>
          <w:szCs w:val="21"/>
        </w:rPr>
        <w:t xml:space="preserve"> </w:t>
      </w:r>
      <w:r w:rsidRPr="00E4617A">
        <w:rPr>
          <w:rFonts w:ascii="Consolas" w:hAnsi="Consolas"/>
          <w:color w:val="A31515"/>
          <w:sz w:val="21"/>
          <w:szCs w:val="21"/>
        </w:rPr>
        <w:t>'BLOCK'</w:t>
      </w:r>
    </w:p>
    <w:p w14:paraId="43610ED5"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IF</w:t>
      </w:r>
      <w:r w:rsidRPr="00E4617A">
        <w:rPr>
          <w:rFonts w:ascii="Consolas" w:hAnsi="Consolas"/>
          <w:color w:val="000000"/>
          <w:sz w:val="21"/>
          <w:szCs w:val="21"/>
        </w:rPr>
        <w:t xml:space="preserve"> BLOCK </w:t>
      </w:r>
      <w:r w:rsidRPr="00E4617A">
        <w:rPr>
          <w:rFonts w:ascii="Consolas" w:hAnsi="Consolas"/>
          <w:color w:val="0000FF"/>
          <w:sz w:val="21"/>
          <w:szCs w:val="21"/>
        </w:rPr>
        <w:t>THEN</w:t>
      </w:r>
    </w:p>
    <w:p w14:paraId="7D82D5BF"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BLOCK </w:t>
      </w:r>
      <w:r w:rsidRPr="00E4617A">
        <w:rPr>
          <w:rFonts w:ascii="Consolas" w:hAnsi="Consolas"/>
          <w:color w:val="0000FF"/>
          <w:sz w:val="21"/>
          <w:szCs w:val="21"/>
        </w:rPr>
        <w:t>=</w:t>
      </w:r>
      <w:r w:rsidRPr="00E4617A">
        <w:rPr>
          <w:rFonts w:ascii="Consolas" w:hAnsi="Consolas"/>
          <w:color w:val="000000"/>
          <w:sz w:val="21"/>
          <w:szCs w:val="21"/>
        </w:rPr>
        <w:t xml:space="preserve"> FALSE</w:t>
      </w:r>
    </w:p>
    <w:p w14:paraId="1F4EEE75"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CRT</w:t>
      </w:r>
      <w:r w:rsidRPr="00E4617A">
        <w:rPr>
          <w:rFonts w:ascii="Consolas" w:hAnsi="Consolas"/>
          <w:color w:val="000000"/>
          <w:sz w:val="21"/>
          <w:szCs w:val="21"/>
        </w:rPr>
        <w:t xml:space="preserve"> </w:t>
      </w:r>
      <w:r w:rsidRPr="00E4617A">
        <w:rPr>
          <w:rFonts w:ascii="Consolas" w:hAnsi="Consolas"/>
          <w:color w:val="A31515"/>
          <w:sz w:val="21"/>
          <w:szCs w:val="21"/>
        </w:rPr>
        <w:t>'BLOCK operation verification = disabled.'</w:t>
      </w:r>
    </w:p>
    <w:p w14:paraId="321ED1E6"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END</w:t>
      </w:r>
      <w:r w:rsidRPr="00E4617A">
        <w:rPr>
          <w:rFonts w:ascii="Consolas" w:hAnsi="Consolas"/>
          <w:color w:val="000000"/>
          <w:sz w:val="21"/>
          <w:szCs w:val="21"/>
        </w:rPr>
        <w:t xml:space="preserve"> </w:t>
      </w:r>
      <w:r w:rsidRPr="00E4617A">
        <w:rPr>
          <w:rFonts w:ascii="Consolas" w:hAnsi="Consolas"/>
          <w:color w:val="0000FF"/>
          <w:sz w:val="21"/>
          <w:szCs w:val="21"/>
        </w:rPr>
        <w:t>ELSE</w:t>
      </w:r>
    </w:p>
    <w:p w14:paraId="636744C3"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BLOCK </w:t>
      </w:r>
      <w:r w:rsidRPr="00E4617A">
        <w:rPr>
          <w:rFonts w:ascii="Consolas" w:hAnsi="Consolas"/>
          <w:color w:val="0000FF"/>
          <w:sz w:val="21"/>
          <w:szCs w:val="21"/>
        </w:rPr>
        <w:t>=</w:t>
      </w:r>
      <w:r w:rsidRPr="00E4617A">
        <w:rPr>
          <w:rFonts w:ascii="Consolas" w:hAnsi="Consolas"/>
          <w:color w:val="000000"/>
          <w:sz w:val="21"/>
          <w:szCs w:val="21"/>
        </w:rPr>
        <w:t xml:space="preserve"> TRUE</w:t>
      </w:r>
    </w:p>
    <w:p w14:paraId="0BC5CF60"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CRT</w:t>
      </w:r>
      <w:r w:rsidRPr="00E4617A">
        <w:rPr>
          <w:rFonts w:ascii="Consolas" w:hAnsi="Consolas"/>
          <w:color w:val="000000"/>
          <w:sz w:val="21"/>
          <w:szCs w:val="21"/>
        </w:rPr>
        <w:t xml:space="preserve"> </w:t>
      </w:r>
      <w:r w:rsidRPr="00E4617A">
        <w:rPr>
          <w:rFonts w:ascii="Consolas" w:hAnsi="Consolas"/>
          <w:color w:val="A31515"/>
          <w:sz w:val="21"/>
          <w:szCs w:val="21"/>
        </w:rPr>
        <w:t>'BLOCK operation verification = enabled.'</w:t>
      </w:r>
    </w:p>
    <w:p w14:paraId="3EB143E2"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END</w:t>
      </w:r>
    </w:p>
    <w:p w14:paraId="3185FCCF" w14:textId="77777777" w:rsidR="00E4617A" w:rsidRPr="00E4617A" w:rsidRDefault="00E4617A" w:rsidP="00E4617A">
      <w:pPr>
        <w:shd w:val="clear" w:color="auto" w:fill="FFFFFF"/>
        <w:spacing w:before="0" w:line="285" w:lineRule="atLeast"/>
        <w:ind w:left="0"/>
        <w:rPr>
          <w:rFonts w:ascii="Consolas" w:hAnsi="Consolas"/>
          <w:color w:val="000000"/>
          <w:sz w:val="21"/>
          <w:szCs w:val="21"/>
        </w:rPr>
      </w:pPr>
      <w:r w:rsidRPr="00E4617A">
        <w:rPr>
          <w:rFonts w:ascii="Consolas" w:hAnsi="Consolas"/>
          <w:color w:val="000000"/>
          <w:sz w:val="21"/>
          <w:szCs w:val="21"/>
        </w:rPr>
        <w:t xml:space="preserve">            </w:t>
      </w:r>
      <w:r w:rsidRPr="00E4617A">
        <w:rPr>
          <w:rFonts w:ascii="Consolas" w:hAnsi="Consolas"/>
          <w:color w:val="0000FF"/>
          <w:sz w:val="21"/>
          <w:szCs w:val="21"/>
        </w:rPr>
        <w:t>GOSUB</w:t>
      </w:r>
      <w:r w:rsidRPr="00E4617A">
        <w:rPr>
          <w:rFonts w:ascii="Consolas" w:hAnsi="Consolas"/>
          <w:color w:val="000000"/>
          <w:sz w:val="21"/>
          <w:szCs w:val="21"/>
        </w:rPr>
        <w:t xml:space="preserve"> 1000  </w:t>
      </w:r>
    </w:p>
    <w:p w14:paraId="7C406484" w14:textId="77777777" w:rsidR="00E4617A" w:rsidRDefault="00E4617A" w:rsidP="006E6C56">
      <w:pPr>
        <w:ind w:left="0"/>
        <w:rPr>
          <w:rFonts w:ascii="Calibri" w:hAnsi="Calibri"/>
          <w:noProof/>
          <w:lang w:val="en-ZA" w:eastAsia="en-ZA"/>
        </w:rPr>
      </w:pPr>
    </w:p>
    <w:p w14:paraId="4D5D1B8E" w14:textId="77777777" w:rsidR="00E4617A" w:rsidRDefault="00E4617A" w:rsidP="006E6C56">
      <w:pPr>
        <w:ind w:left="0"/>
        <w:rPr>
          <w:rFonts w:ascii="Calibri" w:hAnsi="Calibri"/>
          <w:noProof/>
          <w:lang w:val="en-ZA" w:eastAsia="en-ZA"/>
        </w:rPr>
      </w:pPr>
      <w:r>
        <w:rPr>
          <w:rFonts w:ascii="Calibri" w:hAnsi="Calibri"/>
          <w:noProof/>
          <w:lang w:val="en-ZA" w:eastAsia="en-ZA"/>
        </w:rPr>
        <w:t xml:space="preserve">Code is highlighted </w:t>
      </w:r>
      <w:r w:rsidR="00F413C2">
        <w:rPr>
          <w:rFonts w:ascii="Calibri" w:hAnsi="Calibri"/>
          <w:noProof/>
          <w:lang w:val="en-ZA" w:eastAsia="en-ZA"/>
        </w:rPr>
        <w:t>based on the current theme selected for VSCODE.</w:t>
      </w:r>
    </w:p>
    <w:p w14:paraId="07F6FD51" w14:textId="77777777" w:rsidR="00F413C2" w:rsidRDefault="00F413C2" w:rsidP="006E6C56">
      <w:pPr>
        <w:ind w:left="0"/>
        <w:rPr>
          <w:rFonts w:ascii="Calibri" w:hAnsi="Calibri"/>
          <w:noProof/>
          <w:lang w:val="en-ZA" w:eastAsia="en-ZA"/>
        </w:rPr>
      </w:pPr>
    </w:p>
    <w:p w14:paraId="2960C107" w14:textId="77777777" w:rsidR="00F413C2" w:rsidRDefault="00F413C2">
      <w:pPr>
        <w:spacing w:before="0"/>
        <w:ind w:left="0"/>
        <w:rPr>
          <w:rFonts w:ascii="Arial" w:hAnsi="Arial"/>
          <w:b/>
          <w:sz w:val="28"/>
        </w:rPr>
      </w:pPr>
      <w:r>
        <w:br w:type="page"/>
      </w:r>
    </w:p>
    <w:p w14:paraId="7FD9F0A5" w14:textId="77777777" w:rsidR="00F413C2" w:rsidRPr="00F413C2" w:rsidRDefault="00F413C2" w:rsidP="00F413C2">
      <w:pPr>
        <w:pStyle w:val="Heading2"/>
      </w:pPr>
      <w:bookmarkStart w:id="442" w:name="_Toc13454189"/>
      <w:r w:rsidRPr="00F413C2">
        <w:lastRenderedPageBreak/>
        <w:t>Intellisense</w:t>
      </w:r>
      <w:bookmarkEnd w:id="442"/>
    </w:p>
    <w:p w14:paraId="66F1F89A" w14:textId="77777777" w:rsidR="00F413C2" w:rsidRDefault="00F413C2" w:rsidP="006E6C56">
      <w:pPr>
        <w:ind w:left="0"/>
        <w:rPr>
          <w:rFonts w:ascii="Calibri" w:hAnsi="Calibri"/>
          <w:noProof/>
          <w:lang w:val="en-ZA" w:eastAsia="en-ZA"/>
        </w:rPr>
      </w:pPr>
      <w:r>
        <w:rPr>
          <w:rFonts w:ascii="Calibri" w:hAnsi="Calibri"/>
          <w:noProof/>
          <w:lang w:val="en-ZA" w:eastAsia="en-ZA"/>
        </w:rPr>
        <w:t>As you type your program, you will be prompted with available statements and functions including the sytax and description.</w:t>
      </w:r>
    </w:p>
    <w:p w14:paraId="6BDB2627" w14:textId="77777777" w:rsidR="00F413C2" w:rsidRDefault="00F413C2" w:rsidP="006E6C56">
      <w:pPr>
        <w:ind w:left="0"/>
        <w:rPr>
          <w:rFonts w:ascii="Calibri" w:hAnsi="Calibri"/>
          <w:noProof/>
          <w:lang w:val="en-ZA" w:eastAsia="en-ZA"/>
        </w:rPr>
      </w:pPr>
    </w:p>
    <w:p w14:paraId="515389D2" w14:textId="77777777" w:rsidR="00F413C2" w:rsidRDefault="00F413C2" w:rsidP="006E6C56">
      <w:pPr>
        <w:ind w:left="0"/>
        <w:rPr>
          <w:rFonts w:ascii="Calibri" w:hAnsi="Calibri"/>
          <w:noProof/>
          <w:lang w:val="en-ZA" w:eastAsia="en-ZA"/>
        </w:rPr>
      </w:pPr>
      <w:r>
        <w:rPr>
          <w:rFonts w:ascii="Calibri" w:hAnsi="Calibri"/>
          <w:noProof/>
        </w:rPr>
        <w:drawing>
          <wp:inline distT="0" distB="0" distL="0" distR="0" wp14:anchorId="48CE836C" wp14:editId="3594A2EC">
            <wp:extent cx="5753100" cy="203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38350"/>
                    </a:xfrm>
                    <a:prstGeom prst="rect">
                      <a:avLst/>
                    </a:prstGeom>
                    <a:noFill/>
                    <a:ln>
                      <a:noFill/>
                    </a:ln>
                  </pic:spPr>
                </pic:pic>
              </a:graphicData>
            </a:graphic>
          </wp:inline>
        </w:drawing>
      </w:r>
    </w:p>
    <w:p w14:paraId="0CDB2D9C" w14:textId="77777777" w:rsidR="00F413C2" w:rsidRDefault="00F413C2" w:rsidP="006E6C56">
      <w:pPr>
        <w:ind w:left="0"/>
        <w:rPr>
          <w:rFonts w:ascii="Calibri" w:hAnsi="Calibri"/>
          <w:noProof/>
          <w:lang w:val="en-ZA" w:eastAsia="en-ZA"/>
        </w:rPr>
      </w:pPr>
    </w:p>
    <w:p w14:paraId="4F7177DD" w14:textId="77777777" w:rsidR="00F413C2" w:rsidRDefault="00F413C2" w:rsidP="00F413C2">
      <w:pPr>
        <w:pStyle w:val="Heading2"/>
        <w:rPr>
          <w:noProof/>
          <w:lang w:val="en-ZA" w:eastAsia="en-ZA"/>
        </w:rPr>
      </w:pPr>
      <w:bookmarkStart w:id="443" w:name="_Toc13454190"/>
      <w:r>
        <w:rPr>
          <w:noProof/>
          <w:lang w:val="en-ZA" w:eastAsia="en-ZA"/>
        </w:rPr>
        <w:t>Find All References</w:t>
      </w:r>
      <w:bookmarkEnd w:id="443"/>
    </w:p>
    <w:p w14:paraId="4F1029FB" w14:textId="77777777" w:rsidR="00F413C2" w:rsidRDefault="00F413C2" w:rsidP="006E6C56">
      <w:pPr>
        <w:ind w:left="0"/>
        <w:rPr>
          <w:rFonts w:ascii="Calibri" w:hAnsi="Calibri"/>
          <w:noProof/>
          <w:lang w:val="en-ZA" w:eastAsia="en-ZA"/>
        </w:rPr>
      </w:pPr>
      <w:r>
        <w:rPr>
          <w:rFonts w:ascii="Calibri" w:hAnsi="Calibri"/>
          <w:noProof/>
          <w:lang w:val="en-ZA" w:eastAsia="en-ZA"/>
        </w:rPr>
        <w:t xml:space="preserve">You can find all references to a word in your program by </w:t>
      </w:r>
      <w:r w:rsidRPr="00F413C2">
        <w:rPr>
          <w:rFonts w:ascii="Calibri" w:hAnsi="Calibri"/>
          <w:b/>
          <w:noProof/>
          <w:lang w:val="en-ZA" w:eastAsia="en-ZA"/>
        </w:rPr>
        <w:t>right clicking</w:t>
      </w:r>
      <w:r>
        <w:rPr>
          <w:rFonts w:ascii="Calibri" w:hAnsi="Calibri"/>
          <w:noProof/>
          <w:lang w:val="en-ZA" w:eastAsia="en-ZA"/>
        </w:rPr>
        <w:t xml:space="preserve"> on a word and selecting </w:t>
      </w:r>
      <w:r w:rsidRPr="00F413C2">
        <w:rPr>
          <w:rFonts w:ascii="Calibri" w:hAnsi="Calibri"/>
          <w:b/>
          <w:noProof/>
          <w:lang w:val="en-ZA" w:eastAsia="en-ZA"/>
        </w:rPr>
        <w:t>Find All Refrences</w:t>
      </w:r>
      <w:r>
        <w:rPr>
          <w:rFonts w:ascii="Calibri" w:hAnsi="Calibri"/>
          <w:noProof/>
          <w:lang w:val="en-ZA" w:eastAsia="en-ZA"/>
        </w:rPr>
        <w:t xml:space="preserve"> from the menu.</w:t>
      </w:r>
    </w:p>
    <w:p w14:paraId="3A277413" w14:textId="77777777" w:rsidR="00F413C2" w:rsidRDefault="00F413C2" w:rsidP="006E6C56">
      <w:pPr>
        <w:ind w:left="0"/>
        <w:rPr>
          <w:rFonts w:ascii="Calibri" w:hAnsi="Calibri"/>
          <w:noProof/>
          <w:lang w:val="en-ZA" w:eastAsia="en-ZA"/>
        </w:rPr>
      </w:pPr>
      <w:r>
        <w:rPr>
          <w:rFonts w:ascii="Calibri" w:hAnsi="Calibri"/>
          <w:noProof/>
          <w:lang w:val="en-ZA" w:eastAsia="en-ZA"/>
        </w:rPr>
        <w:t>The display consists of 2 panels, the right containing the line that the word is in and the actual code block is in the left. Clicking on a line in the right panel will take you to the code block.</w:t>
      </w:r>
    </w:p>
    <w:p w14:paraId="169CDA57" w14:textId="77777777" w:rsidR="00F413C2" w:rsidRDefault="00F413C2" w:rsidP="006E6C56">
      <w:pPr>
        <w:ind w:left="0"/>
        <w:rPr>
          <w:rFonts w:ascii="Calibri" w:hAnsi="Calibri"/>
          <w:noProof/>
          <w:lang w:val="en-ZA" w:eastAsia="en-ZA"/>
        </w:rPr>
      </w:pPr>
      <w:r>
        <w:rPr>
          <w:rFonts w:ascii="Calibri" w:hAnsi="Calibri"/>
          <w:noProof/>
        </w:rPr>
        <w:drawing>
          <wp:inline distT="0" distB="0" distL="0" distR="0" wp14:anchorId="223B05A9" wp14:editId="4D54FAA3">
            <wp:extent cx="5753100"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781300"/>
                    </a:xfrm>
                    <a:prstGeom prst="rect">
                      <a:avLst/>
                    </a:prstGeom>
                    <a:noFill/>
                    <a:ln>
                      <a:noFill/>
                    </a:ln>
                  </pic:spPr>
                </pic:pic>
              </a:graphicData>
            </a:graphic>
          </wp:inline>
        </w:drawing>
      </w:r>
    </w:p>
    <w:p w14:paraId="1A71027E" w14:textId="77777777" w:rsidR="00F413C2" w:rsidRDefault="00F413C2" w:rsidP="006E6C56">
      <w:pPr>
        <w:ind w:left="0"/>
        <w:rPr>
          <w:rFonts w:ascii="Calibri" w:hAnsi="Calibri"/>
          <w:noProof/>
          <w:lang w:val="en-ZA" w:eastAsia="en-ZA"/>
        </w:rPr>
      </w:pPr>
    </w:p>
    <w:p w14:paraId="7C7948CD" w14:textId="77777777" w:rsidR="00F413C2" w:rsidRDefault="00F413C2" w:rsidP="006E6C56">
      <w:pPr>
        <w:ind w:left="0"/>
        <w:rPr>
          <w:rFonts w:ascii="Calibri" w:hAnsi="Calibri"/>
          <w:noProof/>
          <w:lang w:val="en-ZA" w:eastAsia="en-ZA"/>
        </w:rPr>
      </w:pPr>
    </w:p>
    <w:p w14:paraId="53EAE70B" w14:textId="77777777" w:rsidR="00F413C2" w:rsidRDefault="00F413C2" w:rsidP="006E6C56">
      <w:pPr>
        <w:ind w:left="0"/>
        <w:rPr>
          <w:rFonts w:ascii="Calibri" w:hAnsi="Calibri"/>
          <w:noProof/>
          <w:lang w:val="en-ZA" w:eastAsia="en-ZA"/>
        </w:rPr>
      </w:pPr>
    </w:p>
    <w:p w14:paraId="75AE7386" w14:textId="77777777" w:rsidR="00F413C2" w:rsidRDefault="00F413C2" w:rsidP="006E6C56">
      <w:pPr>
        <w:ind w:left="0"/>
        <w:rPr>
          <w:rFonts w:ascii="Calibri" w:hAnsi="Calibri"/>
          <w:noProof/>
          <w:lang w:val="en-ZA" w:eastAsia="en-ZA"/>
        </w:rPr>
      </w:pPr>
    </w:p>
    <w:p w14:paraId="4092D66A" w14:textId="77777777" w:rsidR="00F413C2" w:rsidRDefault="00F413C2" w:rsidP="00F413C2">
      <w:pPr>
        <w:pStyle w:val="Heading2"/>
        <w:rPr>
          <w:noProof/>
          <w:lang w:val="en-ZA" w:eastAsia="en-ZA"/>
        </w:rPr>
      </w:pPr>
      <w:bookmarkStart w:id="444" w:name="_Toc13454191"/>
      <w:r>
        <w:rPr>
          <w:noProof/>
          <w:lang w:val="en-ZA" w:eastAsia="en-ZA"/>
        </w:rPr>
        <w:lastRenderedPageBreak/>
        <w:t>Goto/Peek Definition.</w:t>
      </w:r>
      <w:bookmarkEnd w:id="444"/>
    </w:p>
    <w:p w14:paraId="5C38685D" w14:textId="77777777" w:rsidR="00F413C2" w:rsidRDefault="00F413C2" w:rsidP="006E6C56">
      <w:pPr>
        <w:ind w:left="0"/>
        <w:rPr>
          <w:rFonts w:ascii="Calibri" w:hAnsi="Calibri"/>
          <w:noProof/>
          <w:lang w:val="en-ZA" w:eastAsia="en-ZA"/>
        </w:rPr>
      </w:pPr>
      <w:r>
        <w:rPr>
          <w:rFonts w:ascii="Calibri" w:hAnsi="Calibri"/>
          <w:noProof/>
          <w:lang w:val="en-ZA" w:eastAsia="en-ZA"/>
        </w:rPr>
        <w:t xml:space="preserve">If you </w:t>
      </w:r>
      <w:r w:rsidRPr="00F413C2">
        <w:rPr>
          <w:rFonts w:ascii="Calibri" w:hAnsi="Calibri"/>
          <w:b/>
          <w:noProof/>
          <w:lang w:val="en-ZA" w:eastAsia="en-ZA"/>
        </w:rPr>
        <w:t>right click</w:t>
      </w:r>
      <w:r>
        <w:rPr>
          <w:rFonts w:ascii="Calibri" w:hAnsi="Calibri"/>
          <w:noProof/>
          <w:lang w:val="en-ZA" w:eastAsia="en-ZA"/>
        </w:rPr>
        <w:t xml:space="preserve"> on a internal or external subroutine name and select </w:t>
      </w:r>
      <w:r w:rsidRPr="00F413C2">
        <w:rPr>
          <w:rFonts w:ascii="Calibri" w:hAnsi="Calibri"/>
          <w:b/>
          <w:noProof/>
          <w:lang w:val="en-ZA" w:eastAsia="en-ZA"/>
        </w:rPr>
        <w:t>Peek Definition</w:t>
      </w:r>
      <w:r>
        <w:rPr>
          <w:rFonts w:ascii="Calibri" w:hAnsi="Calibri"/>
          <w:noProof/>
          <w:lang w:val="en-ZA" w:eastAsia="en-ZA"/>
        </w:rPr>
        <w:t>, a window appears showing the internal or external subroutine.</w:t>
      </w:r>
    </w:p>
    <w:p w14:paraId="7B08990A" w14:textId="77777777" w:rsidR="00F413C2" w:rsidRDefault="00F413C2" w:rsidP="006E6C56">
      <w:pPr>
        <w:ind w:left="0"/>
        <w:rPr>
          <w:rFonts w:ascii="Calibri" w:hAnsi="Calibri"/>
          <w:noProof/>
          <w:lang w:val="en-ZA" w:eastAsia="en-ZA"/>
        </w:rPr>
      </w:pPr>
    </w:p>
    <w:p w14:paraId="13E40BFF" w14:textId="77777777" w:rsidR="00F413C2" w:rsidRDefault="00F413C2" w:rsidP="006E6C56">
      <w:pPr>
        <w:ind w:left="0"/>
        <w:rPr>
          <w:rFonts w:ascii="Calibri" w:hAnsi="Calibri"/>
          <w:noProof/>
          <w:lang w:val="en-ZA" w:eastAsia="en-ZA"/>
        </w:rPr>
      </w:pPr>
      <w:r>
        <w:rPr>
          <w:rFonts w:ascii="Calibri" w:hAnsi="Calibri"/>
          <w:noProof/>
        </w:rPr>
        <w:drawing>
          <wp:inline distT="0" distB="0" distL="0" distR="0" wp14:anchorId="50201BAD" wp14:editId="7AD29B3A">
            <wp:extent cx="575310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505075"/>
                    </a:xfrm>
                    <a:prstGeom prst="rect">
                      <a:avLst/>
                    </a:prstGeom>
                    <a:noFill/>
                    <a:ln>
                      <a:noFill/>
                    </a:ln>
                  </pic:spPr>
                </pic:pic>
              </a:graphicData>
            </a:graphic>
          </wp:inline>
        </w:drawing>
      </w:r>
    </w:p>
    <w:p w14:paraId="2EACF6C0" w14:textId="77777777" w:rsidR="00F413C2" w:rsidRDefault="00F413C2" w:rsidP="006E6C56">
      <w:pPr>
        <w:ind w:left="0"/>
        <w:rPr>
          <w:rFonts w:ascii="Calibri" w:hAnsi="Calibri"/>
          <w:noProof/>
          <w:lang w:val="en-ZA" w:eastAsia="en-ZA"/>
        </w:rPr>
      </w:pPr>
    </w:p>
    <w:p w14:paraId="3C82F7AC" w14:textId="77777777" w:rsidR="00F413C2" w:rsidRDefault="00092B94" w:rsidP="006E6C56">
      <w:pPr>
        <w:ind w:left="0"/>
        <w:rPr>
          <w:rFonts w:ascii="Calibri" w:hAnsi="Calibri"/>
          <w:noProof/>
          <w:lang w:val="en-ZA" w:eastAsia="en-ZA"/>
        </w:rPr>
      </w:pPr>
      <w:r>
        <w:rPr>
          <w:rFonts w:ascii="Calibri" w:hAnsi="Calibri"/>
          <w:noProof/>
          <w:lang w:val="en-ZA" w:eastAsia="en-ZA"/>
        </w:rPr>
        <w:t xml:space="preserve">If you select </w:t>
      </w:r>
      <w:r w:rsidRPr="00092B94">
        <w:rPr>
          <w:rFonts w:ascii="Calibri" w:hAnsi="Calibri"/>
          <w:b/>
          <w:noProof/>
          <w:lang w:val="en-ZA" w:eastAsia="en-ZA"/>
        </w:rPr>
        <w:t>Goto Defnition</w:t>
      </w:r>
      <w:r>
        <w:rPr>
          <w:rFonts w:ascii="Calibri" w:hAnsi="Calibri"/>
          <w:noProof/>
          <w:lang w:val="en-ZA" w:eastAsia="en-ZA"/>
        </w:rPr>
        <w:t>, the cursor is moved to start of the subroutine.</w:t>
      </w:r>
    </w:p>
    <w:p w14:paraId="076445BF" w14:textId="77777777" w:rsidR="00092B94" w:rsidRDefault="00092B94" w:rsidP="006E6C56">
      <w:pPr>
        <w:ind w:left="0"/>
        <w:rPr>
          <w:rFonts w:ascii="Calibri" w:hAnsi="Calibri"/>
          <w:noProof/>
          <w:lang w:val="en-ZA" w:eastAsia="en-ZA"/>
        </w:rPr>
      </w:pPr>
    </w:p>
    <w:p w14:paraId="2CD47612" w14:textId="77777777" w:rsidR="00092B94" w:rsidRDefault="00092B94">
      <w:pPr>
        <w:spacing w:before="0"/>
        <w:ind w:left="0"/>
        <w:rPr>
          <w:rFonts w:ascii="Arial" w:hAnsi="Arial"/>
          <w:b/>
          <w:noProof/>
          <w:sz w:val="28"/>
          <w:lang w:val="en-ZA" w:eastAsia="en-ZA"/>
        </w:rPr>
      </w:pPr>
      <w:r>
        <w:rPr>
          <w:noProof/>
          <w:lang w:val="en-ZA" w:eastAsia="en-ZA"/>
        </w:rPr>
        <w:br w:type="page"/>
      </w:r>
    </w:p>
    <w:p w14:paraId="6DC26787" w14:textId="77777777" w:rsidR="00092B94" w:rsidRDefault="00092B94" w:rsidP="00092B94">
      <w:pPr>
        <w:pStyle w:val="Heading2"/>
        <w:rPr>
          <w:noProof/>
          <w:lang w:val="en-ZA" w:eastAsia="en-ZA"/>
        </w:rPr>
      </w:pPr>
      <w:bookmarkStart w:id="445" w:name="_Toc13454192"/>
      <w:r>
        <w:rPr>
          <w:noProof/>
          <w:lang w:val="en-ZA" w:eastAsia="en-ZA"/>
        </w:rPr>
        <w:lastRenderedPageBreak/>
        <w:t>Internal Subroutine lookup</w:t>
      </w:r>
      <w:bookmarkEnd w:id="445"/>
    </w:p>
    <w:p w14:paraId="560AA1D3" w14:textId="77777777" w:rsidR="00092B94" w:rsidRDefault="00092B94" w:rsidP="006E6C56">
      <w:pPr>
        <w:ind w:left="0"/>
        <w:rPr>
          <w:rFonts w:ascii="Calibri" w:hAnsi="Calibri"/>
          <w:noProof/>
          <w:lang w:val="en-ZA" w:eastAsia="en-ZA"/>
        </w:rPr>
      </w:pPr>
      <w:r>
        <w:rPr>
          <w:rFonts w:ascii="Calibri" w:hAnsi="Calibri"/>
          <w:noProof/>
          <w:lang w:val="en-ZA" w:eastAsia="en-ZA"/>
        </w:rPr>
        <w:t xml:space="preserve">Pressing </w:t>
      </w:r>
      <w:r w:rsidRPr="00092B94">
        <w:rPr>
          <w:rFonts w:ascii="Calibri" w:hAnsi="Calibri"/>
          <w:b/>
          <w:noProof/>
          <w:lang w:val="en-ZA" w:eastAsia="en-ZA"/>
        </w:rPr>
        <w:t>“Ctl-space”</w:t>
      </w:r>
      <w:r>
        <w:rPr>
          <w:rFonts w:ascii="Calibri" w:hAnsi="Calibri"/>
          <w:noProof/>
          <w:lang w:val="en-ZA" w:eastAsia="en-ZA"/>
        </w:rPr>
        <w:t xml:space="preserve"> after the word GOTO, GOSUB or GO TO, will allow you to select from defined internal subroutines in your program.</w:t>
      </w:r>
    </w:p>
    <w:p w14:paraId="70EEF830" w14:textId="77777777" w:rsidR="00092B94" w:rsidRDefault="00092B94" w:rsidP="006E6C56">
      <w:pPr>
        <w:ind w:left="0"/>
        <w:rPr>
          <w:rFonts w:ascii="Calibri" w:hAnsi="Calibri"/>
          <w:noProof/>
          <w:lang w:val="en-ZA" w:eastAsia="en-ZA"/>
        </w:rPr>
      </w:pPr>
    </w:p>
    <w:p w14:paraId="1AB42FCB" w14:textId="77777777" w:rsidR="00092B94" w:rsidRDefault="00092B94" w:rsidP="006E6C56">
      <w:pPr>
        <w:ind w:left="0"/>
        <w:rPr>
          <w:rFonts w:ascii="Calibri" w:hAnsi="Calibri"/>
          <w:noProof/>
          <w:lang w:val="en-ZA" w:eastAsia="en-ZA"/>
        </w:rPr>
      </w:pPr>
      <w:r>
        <w:rPr>
          <w:rFonts w:ascii="Calibri" w:hAnsi="Calibri"/>
          <w:noProof/>
        </w:rPr>
        <w:drawing>
          <wp:inline distT="0" distB="0" distL="0" distR="0" wp14:anchorId="7C9A0909" wp14:editId="3C599FF9">
            <wp:extent cx="5762625" cy="3352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p>
    <w:p w14:paraId="0D9A3705" w14:textId="77777777" w:rsidR="00092B94" w:rsidRDefault="00092B94" w:rsidP="006E6C56">
      <w:pPr>
        <w:ind w:left="0"/>
        <w:rPr>
          <w:rFonts w:ascii="Calibri" w:hAnsi="Calibri"/>
          <w:noProof/>
          <w:lang w:val="en-ZA" w:eastAsia="en-ZA"/>
        </w:rPr>
      </w:pPr>
    </w:p>
    <w:p w14:paraId="703D7E19" w14:textId="77777777" w:rsidR="00092B94" w:rsidRDefault="00092B94">
      <w:pPr>
        <w:spacing w:before="0"/>
        <w:ind w:left="0"/>
        <w:rPr>
          <w:rFonts w:ascii="Arial" w:hAnsi="Arial"/>
          <w:b/>
          <w:noProof/>
          <w:sz w:val="28"/>
          <w:lang w:val="en-ZA" w:eastAsia="en-ZA"/>
        </w:rPr>
      </w:pPr>
      <w:r>
        <w:rPr>
          <w:noProof/>
          <w:lang w:val="en-ZA" w:eastAsia="en-ZA"/>
        </w:rPr>
        <w:br w:type="page"/>
      </w:r>
    </w:p>
    <w:p w14:paraId="021B89A2" w14:textId="77777777" w:rsidR="00092B94" w:rsidRDefault="00092B94" w:rsidP="00092B94">
      <w:pPr>
        <w:pStyle w:val="Heading2"/>
        <w:rPr>
          <w:noProof/>
          <w:lang w:val="en-ZA" w:eastAsia="en-ZA"/>
        </w:rPr>
      </w:pPr>
      <w:bookmarkStart w:id="446" w:name="_Toc13454193"/>
      <w:r>
        <w:rPr>
          <w:noProof/>
          <w:lang w:val="en-ZA" w:eastAsia="en-ZA"/>
        </w:rPr>
        <w:lastRenderedPageBreak/>
        <w:t>Compiling and Cataloging your programs.</w:t>
      </w:r>
      <w:bookmarkEnd w:id="446"/>
    </w:p>
    <w:p w14:paraId="757BCBC3" w14:textId="77777777" w:rsidR="00092B94" w:rsidRDefault="00092B94" w:rsidP="00092B94">
      <w:pPr>
        <w:ind w:left="0"/>
        <w:rPr>
          <w:lang w:val="en-ZA" w:eastAsia="en-ZA"/>
        </w:rPr>
      </w:pPr>
    </w:p>
    <w:p w14:paraId="2944F5B9" w14:textId="77777777" w:rsidR="00092B94" w:rsidRDefault="00092B94" w:rsidP="00092B94">
      <w:pPr>
        <w:ind w:left="0"/>
        <w:rPr>
          <w:rFonts w:asciiTheme="minorHAnsi" w:hAnsiTheme="minorHAnsi" w:cstheme="minorHAnsi"/>
          <w:lang w:val="en-ZA" w:eastAsia="en-ZA"/>
        </w:rPr>
      </w:pPr>
      <w:r>
        <w:rPr>
          <w:rFonts w:asciiTheme="minorHAnsi" w:hAnsiTheme="minorHAnsi" w:cstheme="minorHAnsi"/>
          <w:lang w:val="en-ZA" w:eastAsia="en-ZA"/>
        </w:rPr>
        <w:t xml:space="preserve">Right Clicking inside the code window allows you </w:t>
      </w:r>
      <w:r w:rsidR="007778F0">
        <w:rPr>
          <w:rFonts w:asciiTheme="minorHAnsi" w:hAnsiTheme="minorHAnsi" w:cstheme="minorHAnsi"/>
          <w:lang w:val="en-ZA" w:eastAsia="en-ZA"/>
        </w:rPr>
        <w:t>to select 3 options:</w:t>
      </w:r>
    </w:p>
    <w:p w14:paraId="55938AC1" w14:textId="77777777" w:rsidR="007778F0" w:rsidRDefault="007778F0" w:rsidP="00092B94">
      <w:pPr>
        <w:ind w:left="0"/>
        <w:rPr>
          <w:rFonts w:asciiTheme="minorHAnsi" w:hAnsiTheme="minorHAnsi" w:cstheme="minorHAnsi"/>
          <w:lang w:val="en-ZA" w:eastAsia="en-ZA"/>
        </w:rPr>
      </w:pPr>
    </w:p>
    <w:p w14:paraId="183EF212" w14:textId="77777777" w:rsidR="007778F0" w:rsidRDefault="007778F0" w:rsidP="00F40026">
      <w:pPr>
        <w:pStyle w:val="ListParagraph"/>
        <w:numPr>
          <w:ilvl w:val="0"/>
          <w:numId w:val="7"/>
        </w:numPr>
        <w:rPr>
          <w:rFonts w:asciiTheme="minorHAnsi" w:hAnsiTheme="minorHAnsi" w:cstheme="minorHAnsi"/>
          <w:lang w:val="en-ZA" w:eastAsia="en-ZA"/>
        </w:rPr>
      </w:pPr>
      <w:r>
        <w:rPr>
          <w:rFonts w:asciiTheme="minorHAnsi" w:hAnsiTheme="minorHAnsi" w:cstheme="minorHAnsi"/>
          <w:lang w:val="en-ZA" w:eastAsia="en-ZA"/>
        </w:rPr>
        <w:t>Catalog Basic Program – catalogs the BASIC program</w:t>
      </w:r>
    </w:p>
    <w:p w14:paraId="41D95BDB" w14:textId="77777777" w:rsidR="007778F0" w:rsidRDefault="007778F0" w:rsidP="00F40026">
      <w:pPr>
        <w:pStyle w:val="ListParagraph"/>
        <w:numPr>
          <w:ilvl w:val="0"/>
          <w:numId w:val="7"/>
        </w:numPr>
        <w:rPr>
          <w:rFonts w:asciiTheme="minorHAnsi" w:hAnsiTheme="minorHAnsi" w:cstheme="minorHAnsi"/>
          <w:lang w:val="en-ZA" w:eastAsia="en-ZA"/>
        </w:rPr>
      </w:pPr>
      <w:r>
        <w:rPr>
          <w:rFonts w:asciiTheme="minorHAnsi" w:hAnsiTheme="minorHAnsi" w:cstheme="minorHAnsi"/>
          <w:lang w:val="en-ZA" w:eastAsia="en-ZA"/>
        </w:rPr>
        <w:t>Compile Basic Program – compiles the basic program.</w:t>
      </w:r>
    </w:p>
    <w:p w14:paraId="4AA5A6B1" w14:textId="77777777" w:rsidR="007778F0" w:rsidRDefault="007778F0" w:rsidP="00F40026">
      <w:pPr>
        <w:pStyle w:val="ListParagraph"/>
        <w:numPr>
          <w:ilvl w:val="0"/>
          <w:numId w:val="7"/>
        </w:numPr>
        <w:rPr>
          <w:rFonts w:asciiTheme="minorHAnsi" w:hAnsiTheme="minorHAnsi" w:cstheme="minorHAnsi"/>
          <w:lang w:val="en-ZA" w:eastAsia="en-ZA"/>
        </w:rPr>
      </w:pPr>
      <w:r>
        <w:rPr>
          <w:rFonts w:asciiTheme="minorHAnsi" w:hAnsiTheme="minorHAnsi" w:cstheme="minorHAnsi"/>
          <w:lang w:val="en-ZA" w:eastAsia="en-ZA"/>
        </w:rPr>
        <w:t>Compile Basic Program with Debug – compiles with the debug flag set.</w:t>
      </w:r>
    </w:p>
    <w:p w14:paraId="4FF8AEBD" w14:textId="77777777" w:rsidR="007778F0" w:rsidRPr="007778F0" w:rsidRDefault="007778F0" w:rsidP="007778F0">
      <w:pPr>
        <w:ind w:left="0"/>
        <w:rPr>
          <w:rFonts w:asciiTheme="minorHAnsi" w:hAnsiTheme="minorHAnsi" w:cstheme="minorHAnsi"/>
          <w:lang w:val="en-ZA" w:eastAsia="en-ZA"/>
        </w:rPr>
      </w:pPr>
    </w:p>
    <w:p w14:paraId="12546BB8" w14:textId="77777777" w:rsidR="00092B94" w:rsidRDefault="00092B94" w:rsidP="006E6C56">
      <w:pPr>
        <w:ind w:left="0"/>
        <w:rPr>
          <w:rFonts w:ascii="Calibri" w:hAnsi="Calibri"/>
          <w:noProof/>
          <w:lang w:val="en-ZA" w:eastAsia="en-ZA"/>
        </w:rPr>
      </w:pPr>
      <w:r>
        <w:rPr>
          <w:rFonts w:ascii="Calibri" w:hAnsi="Calibri"/>
          <w:noProof/>
        </w:rPr>
        <w:drawing>
          <wp:inline distT="0" distB="0" distL="0" distR="0" wp14:anchorId="555AD71E" wp14:editId="18FB7490">
            <wp:extent cx="471487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3600450"/>
                    </a:xfrm>
                    <a:prstGeom prst="rect">
                      <a:avLst/>
                    </a:prstGeom>
                    <a:noFill/>
                    <a:ln>
                      <a:noFill/>
                    </a:ln>
                  </pic:spPr>
                </pic:pic>
              </a:graphicData>
            </a:graphic>
          </wp:inline>
        </w:drawing>
      </w:r>
    </w:p>
    <w:p w14:paraId="4BB52A44" w14:textId="77777777" w:rsidR="007778F0" w:rsidRDefault="007778F0" w:rsidP="006E6C56">
      <w:pPr>
        <w:ind w:left="0"/>
        <w:rPr>
          <w:rFonts w:ascii="Calibri" w:hAnsi="Calibri"/>
          <w:noProof/>
          <w:lang w:val="en-ZA" w:eastAsia="en-ZA"/>
        </w:rPr>
      </w:pPr>
    </w:p>
    <w:p w14:paraId="002343EE" w14:textId="77777777" w:rsidR="007778F0" w:rsidRDefault="007778F0" w:rsidP="006E6C56">
      <w:pPr>
        <w:ind w:left="0"/>
        <w:rPr>
          <w:rFonts w:ascii="Calibri" w:hAnsi="Calibri"/>
          <w:noProof/>
          <w:lang w:val="en-ZA" w:eastAsia="en-ZA"/>
        </w:rPr>
      </w:pPr>
      <w:r>
        <w:rPr>
          <w:rFonts w:ascii="Calibri" w:hAnsi="Calibri"/>
          <w:noProof/>
          <w:lang w:val="en-ZA" w:eastAsia="en-ZA"/>
        </w:rPr>
        <w:t>After the option is selected, the results will be displayed in message box at the bottom of the screen. If an error is detected, the editor will place the cursor on the line where error occus.</w:t>
      </w:r>
    </w:p>
    <w:p w14:paraId="63F1B10A" w14:textId="77777777" w:rsidR="007778F0" w:rsidRDefault="007778F0" w:rsidP="006E6C56">
      <w:pPr>
        <w:ind w:left="0"/>
        <w:rPr>
          <w:rFonts w:ascii="Calibri" w:hAnsi="Calibri"/>
          <w:noProof/>
          <w:lang w:val="en-ZA" w:eastAsia="en-ZA"/>
        </w:rPr>
      </w:pPr>
    </w:p>
    <w:p w14:paraId="4A21B396" w14:textId="77777777" w:rsidR="007778F0" w:rsidRDefault="007778F0" w:rsidP="007778F0">
      <w:pPr>
        <w:pStyle w:val="Heading2"/>
        <w:rPr>
          <w:noProof/>
          <w:lang w:val="en-ZA" w:eastAsia="en-ZA"/>
        </w:rPr>
      </w:pPr>
      <w:bookmarkStart w:id="447" w:name="_Toc13454194"/>
      <w:r>
        <w:rPr>
          <w:noProof/>
          <w:lang w:val="en-ZA" w:eastAsia="en-ZA"/>
        </w:rPr>
        <w:t>Formatting Programs</w:t>
      </w:r>
      <w:bookmarkEnd w:id="447"/>
    </w:p>
    <w:p w14:paraId="09F35963" w14:textId="77777777" w:rsidR="007778F0" w:rsidRDefault="007778F0" w:rsidP="006E6C56">
      <w:pPr>
        <w:ind w:left="0"/>
        <w:rPr>
          <w:rFonts w:ascii="Calibri" w:hAnsi="Calibri"/>
          <w:noProof/>
          <w:lang w:val="en-ZA" w:eastAsia="en-ZA"/>
        </w:rPr>
      </w:pPr>
    </w:p>
    <w:p w14:paraId="57B8E0E9" w14:textId="77777777" w:rsidR="007778F0" w:rsidRDefault="007778F0" w:rsidP="006E6C56">
      <w:pPr>
        <w:ind w:left="0"/>
        <w:rPr>
          <w:rFonts w:ascii="Calibri" w:hAnsi="Calibri"/>
          <w:noProof/>
          <w:lang w:val="en-ZA" w:eastAsia="en-ZA"/>
        </w:rPr>
      </w:pPr>
      <w:r w:rsidRPr="007778F0">
        <w:rPr>
          <w:rFonts w:ascii="Calibri" w:hAnsi="Calibri"/>
          <w:b/>
          <w:noProof/>
          <w:lang w:val="en-ZA" w:eastAsia="en-ZA"/>
        </w:rPr>
        <w:t>Right Clicking</w:t>
      </w:r>
      <w:r>
        <w:rPr>
          <w:rFonts w:ascii="Calibri" w:hAnsi="Calibri"/>
          <w:noProof/>
          <w:lang w:val="en-ZA" w:eastAsia="en-ZA"/>
        </w:rPr>
        <w:t xml:space="preserve"> and selecting </w:t>
      </w:r>
      <w:r w:rsidRPr="007778F0">
        <w:rPr>
          <w:rFonts w:ascii="Calibri" w:hAnsi="Calibri"/>
          <w:b/>
          <w:noProof/>
          <w:lang w:val="en-ZA" w:eastAsia="en-ZA"/>
        </w:rPr>
        <w:t>Format Document</w:t>
      </w:r>
      <w:r>
        <w:rPr>
          <w:rFonts w:ascii="Calibri" w:hAnsi="Calibri"/>
          <w:noProof/>
          <w:lang w:val="en-ZA" w:eastAsia="en-ZA"/>
        </w:rPr>
        <w:t xml:space="preserve">, will format your BASIC program. The formatting is based on the 2 settings, </w:t>
      </w:r>
      <w:r w:rsidRPr="007778F0">
        <w:rPr>
          <w:rFonts w:ascii="Calibri" w:hAnsi="Calibri"/>
          <w:b/>
          <w:noProof/>
          <w:lang w:val="en-ZA" w:eastAsia="en-ZA"/>
        </w:rPr>
        <w:t>mvon.indent</w:t>
      </w:r>
      <w:r>
        <w:rPr>
          <w:rFonts w:ascii="Calibri" w:hAnsi="Calibri"/>
          <w:noProof/>
          <w:lang w:val="en-ZA" w:eastAsia="en-ZA"/>
        </w:rPr>
        <w:t xml:space="preserve"> and </w:t>
      </w:r>
      <w:r w:rsidRPr="007778F0">
        <w:rPr>
          <w:rFonts w:ascii="Calibri" w:hAnsi="Calibri"/>
          <w:b/>
          <w:noProof/>
          <w:lang w:val="en-ZA" w:eastAsia="en-ZA"/>
        </w:rPr>
        <w:t>mvon.margin</w:t>
      </w:r>
      <w:r>
        <w:rPr>
          <w:rFonts w:ascii="Calibri" w:hAnsi="Calibri"/>
          <w:b/>
          <w:noProof/>
          <w:lang w:val="en-ZA" w:eastAsia="en-ZA"/>
        </w:rPr>
        <w:t xml:space="preserve"> </w:t>
      </w:r>
      <w:r>
        <w:rPr>
          <w:rFonts w:ascii="Calibri" w:hAnsi="Calibri"/>
          <w:noProof/>
          <w:lang w:val="en-ZA" w:eastAsia="en-ZA"/>
        </w:rPr>
        <w:t>that have default values of 3 and 5.</w:t>
      </w:r>
    </w:p>
    <w:p w14:paraId="6A994274" w14:textId="77777777" w:rsidR="004D4BD3" w:rsidRDefault="004D4BD3">
      <w:pPr>
        <w:spacing w:before="0"/>
        <w:ind w:left="0"/>
        <w:rPr>
          <w:rFonts w:ascii="Calibri" w:hAnsi="Calibri"/>
          <w:noProof/>
          <w:lang w:val="en-ZA" w:eastAsia="en-ZA"/>
        </w:rPr>
      </w:pPr>
      <w:r>
        <w:rPr>
          <w:rFonts w:ascii="Calibri" w:hAnsi="Calibri"/>
          <w:noProof/>
          <w:lang w:val="en-ZA" w:eastAsia="en-ZA"/>
        </w:rPr>
        <w:br w:type="page"/>
      </w:r>
    </w:p>
    <w:p w14:paraId="149746FE" w14:textId="77777777" w:rsidR="007778F0" w:rsidRDefault="004D4BD3" w:rsidP="004D4BD3">
      <w:pPr>
        <w:pStyle w:val="Heading1"/>
        <w:rPr>
          <w:noProof/>
          <w:lang w:val="en-ZA" w:eastAsia="en-ZA"/>
        </w:rPr>
      </w:pPr>
      <w:bookmarkStart w:id="448" w:name="_Toc13454195"/>
      <w:r>
        <w:rPr>
          <w:noProof/>
          <w:lang w:val="en-ZA" w:eastAsia="en-ZA"/>
        </w:rPr>
        <w:lastRenderedPageBreak/>
        <w:t>Connecting to other MV Platforms</w:t>
      </w:r>
      <w:bookmarkEnd w:id="448"/>
    </w:p>
    <w:p w14:paraId="0A8B3281" w14:textId="77777777" w:rsidR="004D4BD3" w:rsidRDefault="004D4BD3" w:rsidP="006E6C56">
      <w:pPr>
        <w:ind w:left="0"/>
        <w:rPr>
          <w:rFonts w:ascii="Calibri" w:hAnsi="Calibri"/>
          <w:noProof/>
          <w:lang w:val="en-ZA" w:eastAsia="en-ZA"/>
        </w:rPr>
      </w:pPr>
      <w:r>
        <w:rPr>
          <w:rFonts w:ascii="Calibri" w:hAnsi="Calibri"/>
          <w:noProof/>
          <w:lang w:val="en-ZA" w:eastAsia="en-ZA"/>
        </w:rPr>
        <w:t>The VSCODE MV# Developer extensions all you to connect to the most MV platforms and provides all the features described above. The MvonGetway is a windows service that acts as a router to access each of the different MV platforms.</w:t>
      </w:r>
    </w:p>
    <w:p w14:paraId="191D2322" w14:textId="77777777" w:rsidR="004D4BD3" w:rsidRDefault="004D4BD3" w:rsidP="006E6C56">
      <w:pPr>
        <w:ind w:left="0"/>
        <w:rPr>
          <w:rFonts w:ascii="Calibri" w:hAnsi="Calibri"/>
          <w:noProof/>
          <w:lang w:val="en-ZA" w:eastAsia="en-ZA"/>
        </w:rPr>
      </w:pPr>
      <w:r>
        <w:rPr>
          <w:rFonts w:ascii="Calibri" w:hAnsi="Calibri"/>
          <w:noProof/>
          <w:lang w:val="en-ZA" w:eastAsia="en-ZA"/>
        </w:rPr>
        <w:t>As each platform might require different parameters, a Workspace configuration example is provided for each of the following MV platforms.</w:t>
      </w:r>
    </w:p>
    <w:p w14:paraId="0DD97F89"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Universe</w:t>
      </w:r>
    </w:p>
    <w:p w14:paraId="6BFE5660"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Unidata</w:t>
      </w:r>
    </w:p>
    <w:p w14:paraId="17449624"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OpenQM</w:t>
      </w:r>
    </w:p>
    <w:p w14:paraId="3D40A0E5"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jBASE</w:t>
      </w:r>
    </w:p>
    <w:p w14:paraId="73694568"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D3</w:t>
      </w:r>
    </w:p>
    <w:p w14:paraId="2898AD47" w14:textId="77777777" w:rsidR="004D4BD3" w:rsidRDefault="004D4BD3" w:rsidP="004D4BD3">
      <w:pPr>
        <w:pStyle w:val="ListParagraph"/>
        <w:numPr>
          <w:ilvl w:val="0"/>
          <w:numId w:val="8"/>
        </w:numPr>
        <w:rPr>
          <w:rFonts w:ascii="Calibri" w:hAnsi="Calibri"/>
          <w:noProof/>
          <w:lang w:val="en-ZA" w:eastAsia="en-ZA"/>
        </w:rPr>
      </w:pPr>
      <w:r>
        <w:rPr>
          <w:rFonts w:ascii="Calibri" w:hAnsi="Calibri"/>
          <w:noProof/>
          <w:lang w:val="en-ZA" w:eastAsia="en-ZA"/>
        </w:rPr>
        <w:t>MvBase</w:t>
      </w:r>
    </w:p>
    <w:p w14:paraId="043C586F" w14:textId="77777777" w:rsidR="004D4BD3" w:rsidRDefault="004D4BD3" w:rsidP="004D4BD3">
      <w:pPr>
        <w:ind w:left="0"/>
        <w:rPr>
          <w:rFonts w:ascii="Calibri" w:hAnsi="Calibri"/>
          <w:noProof/>
          <w:lang w:val="en-ZA" w:eastAsia="en-ZA"/>
        </w:rPr>
      </w:pPr>
    </w:p>
    <w:p w14:paraId="1A19536C" w14:textId="77777777" w:rsidR="00AD12C4" w:rsidRDefault="00AD12C4" w:rsidP="004D4BD3">
      <w:pPr>
        <w:ind w:left="0"/>
        <w:rPr>
          <w:rFonts w:ascii="Calibri" w:hAnsi="Calibri"/>
          <w:noProof/>
          <w:lang w:val="en-ZA" w:eastAsia="en-ZA"/>
        </w:rPr>
      </w:pPr>
      <w:r>
        <w:rPr>
          <w:rFonts w:ascii="Calibri" w:hAnsi="Calibri"/>
          <w:noProof/>
          <w:lang w:val="en-ZA" w:eastAsia="en-ZA"/>
        </w:rPr>
        <w:t>The path to the Gateway Installation media is:</w:t>
      </w:r>
    </w:p>
    <w:p w14:paraId="58A21972" w14:textId="77777777" w:rsidR="00AD12C4" w:rsidRDefault="00AD12C4" w:rsidP="004D4BD3">
      <w:pPr>
        <w:ind w:left="0"/>
        <w:rPr>
          <w:rFonts w:ascii="Calibri" w:hAnsi="Calibri"/>
          <w:noProof/>
          <w:lang w:val="en-ZA" w:eastAsia="en-ZA"/>
        </w:rPr>
      </w:pPr>
    </w:p>
    <w:p w14:paraId="5DB701A1" w14:textId="0CBE52BD" w:rsidR="00AD12C4" w:rsidRPr="00A6239D" w:rsidRDefault="00A6239D" w:rsidP="004D4BD3">
      <w:pPr>
        <w:ind w:left="0"/>
        <w:rPr>
          <w:rFonts w:ascii="Calibri" w:hAnsi="Calibri"/>
          <w:b/>
          <w:noProof/>
          <w:lang w:val="en-ZA" w:eastAsia="en-ZA"/>
        </w:rPr>
      </w:pPr>
      <w:r w:rsidRPr="00A6239D">
        <w:rPr>
          <w:rFonts w:ascii="Calibri" w:hAnsi="Calibri"/>
          <w:b/>
          <w:noProof/>
          <w:lang w:val="en-ZA" w:eastAsia="en-ZA"/>
        </w:rPr>
        <w:t>C:\Users\{User Name}\.vsc</w:t>
      </w:r>
      <w:r w:rsidR="0010353D">
        <w:rPr>
          <w:rFonts w:ascii="Calibri" w:hAnsi="Calibri"/>
          <w:b/>
          <w:noProof/>
          <w:lang w:val="en-ZA" w:eastAsia="en-ZA"/>
        </w:rPr>
        <w:t>ode\extensions\ongroup.mvon-</w:t>
      </w:r>
      <w:del w:id="449" w:author="Dick" w:date="2019-07-08T05:34:00Z">
        <w:r w:rsidR="0010353D" w:rsidDel="00EE3E5B">
          <w:rPr>
            <w:rFonts w:ascii="Calibri" w:hAnsi="Calibri"/>
            <w:b/>
            <w:noProof/>
            <w:lang w:val="en-ZA" w:eastAsia="en-ZA"/>
          </w:rPr>
          <w:delText>1.85</w:delText>
        </w:r>
        <w:r w:rsidRPr="00A6239D" w:rsidDel="00EE3E5B">
          <w:rPr>
            <w:rFonts w:ascii="Calibri" w:hAnsi="Calibri"/>
            <w:b/>
            <w:noProof/>
            <w:lang w:val="en-ZA" w:eastAsia="en-ZA"/>
          </w:rPr>
          <w:delText>.0</w:delText>
        </w:r>
      </w:del>
      <w:ins w:id="450" w:author="Dick" w:date="2019-07-08T05:34:00Z">
        <w:r w:rsidR="00EE3E5B">
          <w:rPr>
            <w:rFonts w:ascii="Calibri" w:hAnsi="Calibri"/>
            <w:b/>
            <w:noProof/>
            <w:lang w:val="en-ZA" w:eastAsia="en-ZA"/>
          </w:rPr>
          <w:t>{Verson Number}</w:t>
        </w:r>
      </w:ins>
      <w:r w:rsidRPr="00A6239D">
        <w:rPr>
          <w:rFonts w:ascii="Calibri" w:hAnsi="Calibri"/>
          <w:b/>
          <w:noProof/>
          <w:lang w:val="en-ZA" w:eastAsia="en-ZA"/>
        </w:rPr>
        <w:t>\Gateway</w:t>
      </w:r>
    </w:p>
    <w:p w14:paraId="50C667D0" w14:textId="77777777" w:rsidR="00A6239D" w:rsidRDefault="00A6239D" w:rsidP="004D4BD3">
      <w:pPr>
        <w:ind w:left="0"/>
        <w:rPr>
          <w:rFonts w:ascii="Calibri" w:hAnsi="Calibri"/>
          <w:noProof/>
          <w:lang w:val="en-ZA" w:eastAsia="en-ZA"/>
        </w:rPr>
      </w:pPr>
    </w:p>
    <w:p w14:paraId="668966BC" w14:textId="77777777" w:rsidR="00A6239D" w:rsidRDefault="00A6239D" w:rsidP="004D4BD3">
      <w:pPr>
        <w:ind w:left="0"/>
        <w:rPr>
          <w:rFonts w:ascii="Calibri" w:hAnsi="Calibri"/>
          <w:noProof/>
          <w:lang w:val="en-ZA" w:eastAsia="en-ZA"/>
        </w:rPr>
      </w:pPr>
      <w:r>
        <w:rPr>
          <w:rFonts w:ascii="Calibri" w:hAnsi="Calibri"/>
          <w:noProof/>
          <w:lang w:val="en-ZA" w:eastAsia="en-ZA"/>
        </w:rPr>
        <w:t>It is a standard Windows installer module. Copy the installer to the machine that is going to run the Gateway and install.</w:t>
      </w:r>
      <w:r w:rsidR="000A3A6D">
        <w:rPr>
          <w:rFonts w:ascii="Calibri" w:hAnsi="Calibri"/>
          <w:noProof/>
          <w:lang w:val="en-ZA" w:eastAsia="en-ZA"/>
        </w:rPr>
        <w:t xml:space="preserve"> The Gateway exposes a REST File System that can be accessed via VSCODE. The port that REST pipeline is listening on is defaulted to 9005.</w:t>
      </w:r>
    </w:p>
    <w:p w14:paraId="403721C6" w14:textId="77777777" w:rsidR="00A6239D" w:rsidRDefault="00A6239D">
      <w:pPr>
        <w:spacing w:before="0"/>
        <w:ind w:left="0"/>
        <w:rPr>
          <w:rFonts w:ascii="Arial" w:hAnsi="Arial"/>
          <w:b/>
          <w:noProof/>
          <w:sz w:val="28"/>
          <w:lang w:val="en-ZA" w:eastAsia="en-ZA"/>
        </w:rPr>
      </w:pPr>
      <w:r>
        <w:rPr>
          <w:noProof/>
          <w:lang w:val="en-ZA" w:eastAsia="en-ZA"/>
        </w:rPr>
        <w:br w:type="page"/>
      </w:r>
    </w:p>
    <w:p w14:paraId="1E177CDA" w14:textId="77777777" w:rsidR="004D4BD3" w:rsidRDefault="004D4BD3" w:rsidP="004D4BD3">
      <w:pPr>
        <w:pStyle w:val="Heading2"/>
        <w:rPr>
          <w:noProof/>
          <w:lang w:val="en-ZA" w:eastAsia="en-ZA"/>
        </w:rPr>
      </w:pPr>
      <w:bookmarkStart w:id="451" w:name="_Toc13454196"/>
      <w:r>
        <w:rPr>
          <w:noProof/>
          <w:lang w:val="en-ZA" w:eastAsia="en-ZA"/>
        </w:rPr>
        <w:lastRenderedPageBreak/>
        <w:t>Universe</w:t>
      </w:r>
      <w:bookmarkEnd w:id="451"/>
    </w:p>
    <w:p w14:paraId="061D7B75" w14:textId="77777777" w:rsidR="0052132F" w:rsidRPr="00A038F5" w:rsidRDefault="0052132F" w:rsidP="0052132F">
      <w:pPr>
        <w:shd w:val="clear" w:color="auto" w:fill="FFFFFF"/>
        <w:spacing w:before="0" w:line="285" w:lineRule="atLeast"/>
        <w:ind w:left="0"/>
        <w:rPr>
          <w:rFonts w:ascii="Consolas" w:hAnsi="Consolas"/>
          <w:sz w:val="21"/>
          <w:szCs w:val="21"/>
          <w:rPrChange w:id="452" w:author="Dick" w:date="2019-07-08T05:56:00Z">
            <w:rPr>
              <w:rFonts w:ascii="Consolas" w:hAnsi="Consolas"/>
              <w:color w:val="000000"/>
              <w:sz w:val="21"/>
              <w:szCs w:val="21"/>
            </w:rPr>
          </w:rPrChange>
        </w:rPr>
      </w:pPr>
      <w:r w:rsidRPr="0052132F">
        <w:rPr>
          <w:rFonts w:ascii="Consolas" w:hAnsi="Consolas"/>
          <w:color w:val="000000"/>
          <w:sz w:val="21"/>
          <w:szCs w:val="21"/>
        </w:rPr>
        <w:t>{</w:t>
      </w:r>
    </w:p>
    <w:p w14:paraId="3415FD30" w14:textId="77777777" w:rsidR="0052132F" w:rsidRPr="00A038F5" w:rsidRDefault="0052132F" w:rsidP="0052132F">
      <w:pPr>
        <w:shd w:val="clear" w:color="auto" w:fill="FFFFFF"/>
        <w:spacing w:before="0" w:line="285" w:lineRule="atLeast"/>
        <w:ind w:left="0"/>
        <w:rPr>
          <w:rFonts w:ascii="Consolas" w:hAnsi="Consolas"/>
          <w:sz w:val="21"/>
          <w:szCs w:val="21"/>
          <w:rPrChange w:id="453" w:author="Dick" w:date="2019-07-08T05:56:00Z">
            <w:rPr>
              <w:rFonts w:ascii="Consolas" w:hAnsi="Consolas"/>
              <w:color w:val="000000"/>
              <w:sz w:val="21"/>
              <w:szCs w:val="21"/>
            </w:rPr>
          </w:rPrChange>
        </w:rPr>
      </w:pPr>
      <w:r w:rsidRPr="00A038F5">
        <w:rPr>
          <w:rFonts w:ascii="Consolas" w:hAnsi="Consolas"/>
          <w:sz w:val="21"/>
          <w:szCs w:val="21"/>
          <w:rPrChange w:id="454" w:author="Dick" w:date="2019-07-08T05:56:00Z">
            <w:rPr>
              <w:rFonts w:ascii="Consolas" w:hAnsi="Consolas"/>
              <w:color w:val="000000"/>
              <w:sz w:val="21"/>
              <w:szCs w:val="21"/>
            </w:rPr>
          </w:rPrChange>
        </w:rPr>
        <w:t>    </w:t>
      </w:r>
      <w:r w:rsidRPr="00A038F5">
        <w:rPr>
          <w:rFonts w:ascii="Consolas" w:hAnsi="Consolas"/>
          <w:sz w:val="21"/>
          <w:szCs w:val="21"/>
          <w:rPrChange w:id="455" w:author="Dick" w:date="2019-07-08T05:56:00Z">
            <w:rPr>
              <w:rFonts w:ascii="Consolas" w:hAnsi="Consolas"/>
              <w:color w:val="0451A5"/>
              <w:sz w:val="21"/>
              <w:szCs w:val="21"/>
            </w:rPr>
          </w:rPrChange>
        </w:rPr>
        <w:t>"folders"</w:t>
      </w:r>
      <w:r w:rsidRPr="00A038F5">
        <w:rPr>
          <w:rFonts w:ascii="Consolas" w:hAnsi="Consolas"/>
          <w:sz w:val="21"/>
          <w:szCs w:val="21"/>
          <w:rPrChange w:id="456" w:author="Dick" w:date="2019-07-08T05:56:00Z">
            <w:rPr>
              <w:rFonts w:ascii="Consolas" w:hAnsi="Consolas"/>
              <w:color w:val="000000"/>
              <w:sz w:val="21"/>
              <w:szCs w:val="21"/>
            </w:rPr>
          </w:rPrChange>
        </w:rPr>
        <w:t>:[</w:t>
      </w:r>
    </w:p>
    <w:p w14:paraId="4A9EF16E" w14:textId="77777777" w:rsidR="0052132F" w:rsidRPr="00A038F5" w:rsidRDefault="0052132F" w:rsidP="0052132F">
      <w:pPr>
        <w:shd w:val="clear" w:color="auto" w:fill="FFFFFF"/>
        <w:spacing w:before="0" w:line="285" w:lineRule="atLeast"/>
        <w:ind w:left="0"/>
        <w:rPr>
          <w:rFonts w:ascii="Consolas" w:hAnsi="Consolas"/>
          <w:sz w:val="21"/>
          <w:szCs w:val="21"/>
          <w:rPrChange w:id="457" w:author="Dick" w:date="2019-07-08T05:56:00Z">
            <w:rPr>
              <w:rFonts w:ascii="Consolas" w:hAnsi="Consolas"/>
              <w:color w:val="000000"/>
              <w:sz w:val="21"/>
              <w:szCs w:val="21"/>
            </w:rPr>
          </w:rPrChange>
        </w:rPr>
      </w:pPr>
      <w:r w:rsidRPr="00A038F5">
        <w:rPr>
          <w:rFonts w:ascii="Consolas" w:hAnsi="Consolas"/>
          <w:sz w:val="21"/>
          <w:szCs w:val="21"/>
          <w:rPrChange w:id="458" w:author="Dick" w:date="2019-07-08T05:56:00Z">
            <w:rPr>
              <w:rFonts w:ascii="Consolas" w:hAnsi="Consolas"/>
              <w:color w:val="000000"/>
              <w:sz w:val="21"/>
              <w:szCs w:val="21"/>
            </w:rPr>
          </w:rPrChange>
        </w:rPr>
        <w:t xml:space="preserve">        {</w:t>
      </w:r>
    </w:p>
    <w:p w14:paraId="4EA0DE61" w14:textId="77777777" w:rsidR="0052132F" w:rsidRPr="00A038F5" w:rsidRDefault="0052132F" w:rsidP="0052132F">
      <w:pPr>
        <w:shd w:val="clear" w:color="auto" w:fill="FFFFFF"/>
        <w:spacing w:before="0" w:line="285" w:lineRule="atLeast"/>
        <w:ind w:left="0"/>
        <w:rPr>
          <w:rFonts w:ascii="Consolas" w:hAnsi="Consolas"/>
          <w:sz w:val="21"/>
          <w:szCs w:val="21"/>
          <w:rPrChange w:id="459" w:author="Dick" w:date="2019-07-08T05:56:00Z">
            <w:rPr>
              <w:rFonts w:ascii="Consolas" w:hAnsi="Consolas"/>
              <w:color w:val="000000"/>
              <w:sz w:val="21"/>
              <w:szCs w:val="21"/>
            </w:rPr>
          </w:rPrChange>
        </w:rPr>
      </w:pPr>
      <w:r w:rsidRPr="00A038F5">
        <w:rPr>
          <w:rFonts w:ascii="Consolas" w:hAnsi="Consolas"/>
          <w:sz w:val="21"/>
          <w:szCs w:val="21"/>
          <w:rPrChange w:id="460" w:author="Dick" w:date="2019-07-08T05:56:00Z">
            <w:rPr>
              <w:rFonts w:ascii="Consolas" w:hAnsi="Consolas"/>
              <w:color w:val="000000"/>
              <w:sz w:val="21"/>
              <w:szCs w:val="21"/>
            </w:rPr>
          </w:rPrChange>
        </w:rPr>
        <w:t xml:space="preserve">            </w:t>
      </w:r>
      <w:r w:rsidRPr="00A038F5">
        <w:rPr>
          <w:rFonts w:ascii="Consolas" w:hAnsi="Consolas"/>
          <w:sz w:val="21"/>
          <w:szCs w:val="21"/>
          <w:rPrChange w:id="461" w:author="Dick" w:date="2019-07-08T05:56:00Z">
            <w:rPr>
              <w:rFonts w:ascii="Consolas" w:hAnsi="Consolas"/>
              <w:color w:val="0451A5"/>
              <w:sz w:val="21"/>
              <w:szCs w:val="21"/>
            </w:rPr>
          </w:rPrChange>
        </w:rPr>
        <w:t>"uri"</w:t>
      </w:r>
      <w:r w:rsidRPr="00A038F5">
        <w:rPr>
          <w:rFonts w:ascii="Consolas" w:hAnsi="Consolas"/>
          <w:sz w:val="21"/>
          <w:szCs w:val="21"/>
          <w:rPrChange w:id="462" w:author="Dick" w:date="2019-07-08T05:56:00Z">
            <w:rPr>
              <w:rFonts w:ascii="Consolas" w:hAnsi="Consolas"/>
              <w:color w:val="000000"/>
              <w:sz w:val="21"/>
              <w:szCs w:val="21"/>
            </w:rPr>
          </w:rPrChange>
        </w:rPr>
        <w:t xml:space="preserve">: </w:t>
      </w:r>
      <w:r w:rsidR="0010353D" w:rsidRPr="00A038F5">
        <w:rPr>
          <w:rFonts w:ascii="Consolas" w:hAnsi="Consolas"/>
          <w:sz w:val="21"/>
          <w:szCs w:val="21"/>
          <w:rPrChange w:id="463" w:author="Dick" w:date="2019-07-08T05:56:00Z">
            <w:rPr>
              <w:rFonts w:ascii="Consolas" w:hAnsi="Consolas"/>
              <w:color w:val="A31515"/>
              <w:sz w:val="21"/>
              <w:szCs w:val="21"/>
            </w:rPr>
          </w:rPrChange>
        </w:rPr>
        <w:t>"Rest</w:t>
      </w:r>
      <w:r w:rsidRPr="00A038F5">
        <w:rPr>
          <w:rFonts w:ascii="Consolas" w:hAnsi="Consolas"/>
          <w:sz w:val="21"/>
          <w:szCs w:val="21"/>
          <w:rPrChange w:id="464" w:author="Dick" w:date="2019-07-08T05:56:00Z">
            <w:rPr>
              <w:rFonts w:ascii="Consolas" w:hAnsi="Consolas"/>
              <w:color w:val="A31515"/>
              <w:sz w:val="21"/>
              <w:szCs w:val="21"/>
            </w:rPr>
          </w:rPrChange>
        </w:rPr>
        <w:t>FS:/"</w:t>
      </w:r>
      <w:r w:rsidRPr="00A038F5">
        <w:rPr>
          <w:rFonts w:ascii="Consolas" w:hAnsi="Consolas"/>
          <w:sz w:val="21"/>
          <w:szCs w:val="21"/>
          <w:rPrChange w:id="465" w:author="Dick" w:date="2019-07-08T05:56:00Z">
            <w:rPr>
              <w:rFonts w:ascii="Consolas" w:hAnsi="Consolas"/>
              <w:color w:val="000000"/>
              <w:sz w:val="21"/>
              <w:szCs w:val="21"/>
            </w:rPr>
          </w:rPrChange>
        </w:rPr>
        <w:t>,</w:t>
      </w:r>
      <w:r w:rsidRPr="00A038F5">
        <w:rPr>
          <w:rFonts w:ascii="Consolas" w:hAnsi="Consolas"/>
          <w:sz w:val="21"/>
          <w:szCs w:val="21"/>
          <w:rPrChange w:id="466" w:author="Dick" w:date="2019-07-08T05:56:00Z">
            <w:rPr>
              <w:rFonts w:ascii="Consolas" w:hAnsi="Consolas"/>
              <w:color w:val="000000"/>
              <w:sz w:val="21"/>
              <w:szCs w:val="21"/>
            </w:rPr>
          </w:rPrChange>
        </w:rPr>
        <w:tab/>
      </w:r>
    </w:p>
    <w:p w14:paraId="0C800BC7" w14:textId="77777777" w:rsidR="0052132F" w:rsidRPr="00A038F5" w:rsidRDefault="0052132F" w:rsidP="0052132F">
      <w:pPr>
        <w:shd w:val="clear" w:color="auto" w:fill="FFFFFF"/>
        <w:spacing w:before="0" w:line="285" w:lineRule="atLeast"/>
        <w:ind w:left="0"/>
        <w:rPr>
          <w:rFonts w:ascii="Consolas" w:hAnsi="Consolas"/>
          <w:sz w:val="21"/>
          <w:szCs w:val="21"/>
          <w:rPrChange w:id="467" w:author="Dick" w:date="2019-07-08T05:56:00Z">
            <w:rPr>
              <w:rFonts w:ascii="Consolas" w:hAnsi="Consolas"/>
              <w:color w:val="000000"/>
              <w:sz w:val="21"/>
              <w:szCs w:val="21"/>
            </w:rPr>
          </w:rPrChange>
        </w:rPr>
      </w:pPr>
      <w:r w:rsidRPr="00A038F5">
        <w:rPr>
          <w:rFonts w:ascii="Consolas" w:hAnsi="Consolas"/>
          <w:sz w:val="21"/>
          <w:szCs w:val="21"/>
          <w:rPrChange w:id="468" w:author="Dick" w:date="2019-07-08T05:56:00Z">
            <w:rPr>
              <w:rFonts w:ascii="Consolas" w:hAnsi="Consolas"/>
              <w:color w:val="000000"/>
              <w:sz w:val="21"/>
              <w:szCs w:val="21"/>
            </w:rPr>
          </w:rPrChange>
        </w:rPr>
        <w:t xml:space="preserve">            </w:t>
      </w:r>
      <w:r w:rsidRPr="00A038F5">
        <w:rPr>
          <w:rFonts w:ascii="Consolas" w:hAnsi="Consolas"/>
          <w:sz w:val="21"/>
          <w:szCs w:val="21"/>
          <w:rPrChange w:id="469" w:author="Dick" w:date="2019-07-08T05:56:00Z">
            <w:rPr>
              <w:rFonts w:ascii="Consolas" w:hAnsi="Consolas"/>
              <w:color w:val="0451A5"/>
              <w:sz w:val="21"/>
              <w:szCs w:val="21"/>
            </w:rPr>
          </w:rPrChange>
        </w:rPr>
        <w:t>"name"</w:t>
      </w:r>
      <w:r w:rsidRPr="00A038F5">
        <w:rPr>
          <w:rFonts w:ascii="Consolas" w:hAnsi="Consolas"/>
          <w:sz w:val="21"/>
          <w:szCs w:val="21"/>
          <w:rPrChange w:id="470" w:author="Dick" w:date="2019-07-08T05:56:00Z">
            <w:rPr>
              <w:rFonts w:ascii="Consolas" w:hAnsi="Consolas"/>
              <w:color w:val="000000"/>
              <w:sz w:val="21"/>
              <w:szCs w:val="21"/>
            </w:rPr>
          </w:rPrChange>
        </w:rPr>
        <w:t xml:space="preserve">: </w:t>
      </w:r>
      <w:r w:rsidRPr="00A038F5">
        <w:rPr>
          <w:rFonts w:ascii="Consolas" w:hAnsi="Consolas"/>
          <w:sz w:val="21"/>
          <w:szCs w:val="21"/>
          <w:rPrChange w:id="471" w:author="Dick" w:date="2019-07-08T05:56:00Z">
            <w:rPr>
              <w:rFonts w:ascii="Consolas" w:hAnsi="Consolas"/>
              <w:color w:val="A31515"/>
              <w:sz w:val="21"/>
              <w:szCs w:val="21"/>
            </w:rPr>
          </w:rPrChange>
        </w:rPr>
        <w:t>"Account - Universe"</w:t>
      </w:r>
      <w:r w:rsidRPr="00A038F5">
        <w:rPr>
          <w:rFonts w:ascii="Consolas" w:hAnsi="Consolas"/>
          <w:sz w:val="21"/>
          <w:szCs w:val="21"/>
          <w:rPrChange w:id="472" w:author="Dick" w:date="2019-07-08T05:56:00Z">
            <w:rPr>
              <w:rFonts w:ascii="Consolas" w:hAnsi="Consolas"/>
              <w:color w:val="000000"/>
              <w:sz w:val="21"/>
              <w:szCs w:val="21"/>
            </w:rPr>
          </w:rPrChange>
        </w:rPr>
        <w:t>,</w:t>
      </w:r>
    </w:p>
    <w:p w14:paraId="27509149" w14:textId="77777777" w:rsidR="0052132F" w:rsidRPr="00A038F5" w:rsidRDefault="0052132F" w:rsidP="0052132F">
      <w:pPr>
        <w:shd w:val="clear" w:color="auto" w:fill="FFFFFF"/>
        <w:spacing w:before="0" w:line="285" w:lineRule="atLeast"/>
        <w:ind w:left="0"/>
        <w:rPr>
          <w:rFonts w:ascii="Consolas" w:hAnsi="Consolas"/>
          <w:sz w:val="21"/>
          <w:szCs w:val="21"/>
          <w:rPrChange w:id="473" w:author="Dick" w:date="2019-07-08T05:56:00Z">
            <w:rPr>
              <w:rFonts w:ascii="Consolas" w:hAnsi="Consolas"/>
              <w:color w:val="000000"/>
              <w:sz w:val="21"/>
              <w:szCs w:val="21"/>
            </w:rPr>
          </w:rPrChange>
        </w:rPr>
      </w:pPr>
      <w:r w:rsidRPr="00A038F5">
        <w:rPr>
          <w:rFonts w:ascii="Consolas" w:hAnsi="Consolas"/>
          <w:sz w:val="21"/>
          <w:szCs w:val="21"/>
          <w:rPrChange w:id="474" w:author="Dick" w:date="2019-07-08T05:56:00Z">
            <w:rPr>
              <w:rFonts w:ascii="Consolas" w:hAnsi="Consolas"/>
              <w:color w:val="000000"/>
              <w:sz w:val="21"/>
              <w:szCs w:val="21"/>
            </w:rPr>
          </w:rPrChange>
        </w:rPr>
        <w:t xml:space="preserve">        }       </w:t>
      </w:r>
    </w:p>
    <w:p w14:paraId="58E255A4" w14:textId="77777777" w:rsidR="0052132F" w:rsidRPr="00A038F5" w:rsidRDefault="0052132F" w:rsidP="0052132F">
      <w:pPr>
        <w:shd w:val="clear" w:color="auto" w:fill="FFFFFF"/>
        <w:spacing w:before="0" w:line="285" w:lineRule="atLeast"/>
        <w:ind w:left="0"/>
        <w:rPr>
          <w:rFonts w:ascii="Consolas" w:hAnsi="Consolas"/>
          <w:sz w:val="21"/>
          <w:szCs w:val="21"/>
          <w:rPrChange w:id="475" w:author="Dick" w:date="2019-07-08T05:56:00Z">
            <w:rPr>
              <w:rFonts w:ascii="Consolas" w:hAnsi="Consolas"/>
              <w:color w:val="000000"/>
              <w:sz w:val="21"/>
              <w:szCs w:val="21"/>
            </w:rPr>
          </w:rPrChange>
        </w:rPr>
      </w:pPr>
      <w:r w:rsidRPr="00A038F5">
        <w:rPr>
          <w:rFonts w:ascii="Consolas" w:hAnsi="Consolas"/>
          <w:sz w:val="21"/>
          <w:szCs w:val="21"/>
          <w:rPrChange w:id="476" w:author="Dick" w:date="2019-07-08T05:56:00Z">
            <w:rPr>
              <w:rFonts w:ascii="Consolas" w:hAnsi="Consolas"/>
              <w:color w:val="000000"/>
              <w:sz w:val="21"/>
              <w:szCs w:val="21"/>
            </w:rPr>
          </w:rPrChange>
        </w:rPr>
        <w:t xml:space="preserve">    ],</w:t>
      </w:r>
    </w:p>
    <w:p w14:paraId="7DFC5049" w14:textId="77777777" w:rsidR="0052132F" w:rsidRPr="00A038F5" w:rsidRDefault="0052132F" w:rsidP="0052132F">
      <w:pPr>
        <w:shd w:val="clear" w:color="auto" w:fill="FFFFFF"/>
        <w:spacing w:before="0" w:line="285" w:lineRule="atLeast"/>
        <w:ind w:left="0"/>
        <w:rPr>
          <w:rFonts w:ascii="Consolas" w:hAnsi="Consolas"/>
          <w:sz w:val="21"/>
          <w:szCs w:val="21"/>
          <w:rPrChange w:id="477" w:author="Dick" w:date="2019-07-08T05:56:00Z">
            <w:rPr>
              <w:rFonts w:ascii="Consolas" w:hAnsi="Consolas"/>
              <w:color w:val="000000"/>
              <w:sz w:val="21"/>
              <w:szCs w:val="21"/>
            </w:rPr>
          </w:rPrChange>
        </w:rPr>
      </w:pPr>
    </w:p>
    <w:p w14:paraId="53A10D4F" w14:textId="77777777" w:rsidR="0052132F" w:rsidRPr="00A038F5" w:rsidRDefault="0052132F" w:rsidP="0052132F">
      <w:pPr>
        <w:shd w:val="clear" w:color="auto" w:fill="FFFFFF"/>
        <w:spacing w:before="0" w:line="285" w:lineRule="atLeast"/>
        <w:ind w:left="0"/>
        <w:rPr>
          <w:rFonts w:ascii="Consolas" w:hAnsi="Consolas"/>
          <w:sz w:val="21"/>
          <w:szCs w:val="21"/>
          <w:rPrChange w:id="478" w:author="Dick" w:date="2019-07-08T05:56:00Z">
            <w:rPr>
              <w:rFonts w:ascii="Consolas" w:hAnsi="Consolas"/>
              <w:color w:val="000000"/>
              <w:sz w:val="21"/>
              <w:szCs w:val="21"/>
            </w:rPr>
          </w:rPrChange>
        </w:rPr>
      </w:pPr>
      <w:r w:rsidRPr="00A038F5">
        <w:rPr>
          <w:rFonts w:ascii="Consolas" w:hAnsi="Consolas"/>
          <w:sz w:val="21"/>
          <w:szCs w:val="21"/>
          <w:rPrChange w:id="479" w:author="Dick" w:date="2019-07-08T05:56:00Z">
            <w:rPr>
              <w:rFonts w:ascii="Consolas" w:hAnsi="Consolas"/>
              <w:color w:val="000000"/>
              <w:sz w:val="21"/>
              <w:szCs w:val="21"/>
            </w:rPr>
          </w:rPrChange>
        </w:rPr>
        <w:t>    </w:t>
      </w:r>
      <w:r w:rsidRPr="00A038F5">
        <w:rPr>
          <w:rFonts w:ascii="Consolas" w:hAnsi="Consolas"/>
          <w:sz w:val="21"/>
          <w:szCs w:val="21"/>
          <w:rPrChange w:id="480" w:author="Dick" w:date="2019-07-08T05:56:00Z">
            <w:rPr>
              <w:rFonts w:ascii="Consolas" w:hAnsi="Consolas"/>
              <w:color w:val="0451A5"/>
              <w:sz w:val="21"/>
              <w:szCs w:val="21"/>
            </w:rPr>
          </w:rPrChange>
        </w:rPr>
        <w:t>"settings"</w:t>
      </w:r>
      <w:r w:rsidRPr="00A038F5">
        <w:rPr>
          <w:rFonts w:ascii="Consolas" w:hAnsi="Consolas"/>
          <w:sz w:val="21"/>
          <w:szCs w:val="21"/>
          <w:rPrChange w:id="481" w:author="Dick" w:date="2019-07-08T05:56:00Z">
            <w:rPr>
              <w:rFonts w:ascii="Consolas" w:hAnsi="Consolas"/>
              <w:color w:val="000000"/>
              <w:sz w:val="21"/>
              <w:szCs w:val="21"/>
            </w:rPr>
          </w:rPrChange>
        </w:rPr>
        <w:t>: {</w:t>
      </w:r>
    </w:p>
    <w:p w14:paraId="6488753A" w14:textId="0F9890DA" w:rsidR="000A3A6D" w:rsidRPr="00A038F5" w:rsidRDefault="000A3A6D" w:rsidP="0052132F">
      <w:pPr>
        <w:shd w:val="clear" w:color="auto" w:fill="FFFFFF"/>
        <w:spacing w:before="0" w:line="285" w:lineRule="atLeast"/>
        <w:ind w:left="0"/>
        <w:rPr>
          <w:rFonts w:ascii="Consolas" w:hAnsi="Consolas"/>
          <w:sz w:val="21"/>
          <w:szCs w:val="21"/>
          <w:rPrChange w:id="482" w:author="Dick" w:date="2019-07-08T05:56:00Z">
            <w:rPr>
              <w:rFonts w:ascii="Consolas" w:hAnsi="Consolas"/>
              <w:color w:val="000000"/>
              <w:sz w:val="21"/>
              <w:szCs w:val="21"/>
            </w:rPr>
          </w:rPrChange>
        </w:rPr>
      </w:pPr>
      <w:r w:rsidRPr="00A038F5">
        <w:rPr>
          <w:rFonts w:ascii="Consolas" w:hAnsi="Consolas"/>
          <w:sz w:val="21"/>
          <w:szCs w:val="21"/>
          <w:rPrChange w:id="483" w:author="Dick" w:date="2019-07-08T05:56:00Z">
            <w:rPr>
              <w:rFonts w:ascii="Consolas" w:hAnsi="Consolas"/>
              <w:color w:val="000000"/>
              <w:sz w:val="21"/>
              <w:szCs w:val="21"/>
            </w:rPr>
          </w:rPrChange>
        </w:rPr>
        <w:t xml:space="preserve">        “</w:t>
      </w:r>
      <w:r w:rsidRPr="00A038F5">
        <w:rPr>
          <w:rFonts w:ascii="Consolas" w:hAnsi="Consolas"/>
          <w:sz w:val="21"/>
          <w:szCs w:val="21"/>
          <w:rPrChange w:id="484" w:author="Dick" w:date="2019-07-08T05:56:00Z">
            <w:rPr>
              <w:rFonts w:ascii="Consolas" w:hAnsi="Consolas"/>
              <w:color w:val="0451A5"/>
              <w:sz w:val="21"/>
              <w:szCs w:val="21"/>
            </w:rPr>
          </w:rPrChange>
        </w:rPr>
        <w:t>mvon.RestPath"</w:t>
      </w:r>
      <w:r w:rsidRPr="00A038F5">
        <w:rPr>
          <w:rFonts w:ascii="Consolas" w:hAnsi="Consolas"/>
          <w:sz w:val="21"/>
          <w:szCs w:val="21"/>
          <w:rPrChange w:id="485" w:author="Dick" w:date="2019-07-08T05:56:00Z">
            <w:rPr>
              <w:rFonts w:ascii="Consolas" w:hAnsi="Consolas"/>
              <w:color w:val="000000"/>
              <w:sz w:val="21"/>
              <w:szCs w:val="21"/>
            </w:rPr>
          </w:rPrChange>
        </w:rPr>
        <w:t xml:space="preserve">: </w:t>
      </w:r>
      <w:r w:rsidRPr="00A038F5">
        <w:rPr>
          <w:rFonts w:ascii="Consolas" w:hAnsi="Consolas"/>
          <w:sz w:val="21"/>
          <w:szCs w:val="21"/>
          <w:rPrChange w:id="486" w:author="Dick" w:date="2019-07-08T05:56:00Z">
            <w:rPr>
              <w:rFonts w:ascii="Consolas" w:hAnsi="Consolas"/>
              <w:color w:val="0000FF"/>
              <w:sz w:val="21"/>
              <w:szCs w:val="21"/>
            </w:rPr>
          </w:rPrChange>
        </w:rPr>
        <w:t>“http://localhost:9005/</w:t>
      </w:r>
      <w:ins w:id="487" w:author="Dick" w:date="2019-07-08T05:44:00Z">
        <w:r w:rsidR="00C04BF2" w:rsidRPr="00A038F5">
          <w:rPr>
            <w:rFonts w:ascii="Consolas" w:hAnsi="Consolas"/>
            <w:sz w:val="21"/>
            <w:szCs w:val="21"/>
            <w:rPrChange w:id="488" w:author="Dick" w:date="2019-07-08T05:56:00Z">
              <w:rPr>
                <w:rFonts w:ascii="Consolas" w:hAnsi="Consolas"/>
                <w:color w:val="0000FF"/>
                <w:sz w:val="21"/>
                <w:szCs w:val="21"/>
              </w:rPr>
            </w:rPrChange>
          </w:rPr>
          <w:t>”</w:t>
        </w:r>
      </w:ins>
      <w:r w:rsidRPr="00A038F5">
        <w:rPr>
          <w:rFonts w:ascii="Consolas" w:hAnsi="Consolas"/>
          <w:sz w:val="21"/>
          <w:szCs w:val="21"/>
          <w:rPrChange w:id="489" w:author="Dick" w:date="2019-07-08T05:56:00Z">
            <w:rPr>
              <w:rFonts w:ascii="Consolas" w:hAnsi="Consolas"/>
              <w:color w:val="000000"/>
              <w:sz w:val="21"/>
              <w:szCs w:val="21"/>
            </w:rPr>
          </w:rPrChange>
        </w:rPr>
        <w:t>,</w:t>
      </w:r>
    </w:p>
    <w:p w14:paraId="620610A1" w14:textId="77777777" w:rsidR="0052132F" w:rsidRPr="00A038F5" w:rsidRDefault="0052132F" w:rsidP="0052132F">
      <w:pPr>
        <w:shd w:val="clear" w:color="auto" w:fill="FFFFFF"/>
        <w:spacing w:before="0" w:line="285" w:lineRule="atLeast"/>
        <w:ind w:left="0"/>
        <w:rPr>
          <w:rFonts w:ascii="Consolas" w:hAnsi="Consolas"/>
          <w:sz w:val="21"/>
          <w:szCs w:val="21"/>
          <w:rPrChange w:id="490" w:author="Dick" w:date="2019-07-08T05:56:00Z">
            <w:rPr>
              <w:rFonts w:ascii="Consolas" w:hAnsi="Consolas"/>
              <w:color w:val="000000"/>
              <w:sz w:val="21"/>
              <w:szCs w:val="21"/>
            </w:rPr>
          </w:rPrChange>
        </w:rPr>
      </w:pPr>
      <w:r w:rsidRPr="00A038F5">
        <w:rPr>
          <w:rFonts w:ascii="Consolas" w:hAnsi="Consolas"/>
          <w:sz w:val="21"/>
          <w:szCs w:val="21"/>
          <w:rPrChange w:id="491" w:author="Dick" w:date="2019-07-08T05:56:00Z">
            <w:rPr>
              <w:rFonts w:ascii="Consolas" w:hAnsi="Consolas"/>
              <w:color w:val="000000"/>
              <w:sz w:val="21"/>
              <w:szCs w:val="21"/>
            </w:rPr>
          </w:rPrChange>
        </w:rPr>
        <w:t>        </w:t>
      </w:r>
      <w:r w:rsidRPr="00A038F5">
        <w:rPr>
          <w:rFonts w:ascii="Consolas" w:hAnsi="Consolas"/>
          <w:sz w:val="21"/>
          <w:szCs w:val="21"/>
          <w:rPrChange w:id="492" w:author="Dick" w:date="2019-07-08T05:56:00Z">
            <w:rPr>
              <w:rFonts w:ascii="Consolas" w:hAnsi="Consolas"/>
              <w:color w:val="0451A5"/>
              <w:sz w:val="21"/>
              <w:szCs w:val="21"/>
            </w:rPr>
          </w:rPrChange>
        </w:rPr>
        <w:t>"mvon.</w:t>
      </w:r>
      <w:r w:rsidR="0010353D" w:rsidRPr="00A038F5">
        <w:rPr>
          <w:rFonts w:ascii="Consolas" w:hAnsi="Consolas"/>
          <w:sz w:val="21"/>
          <w:szCs w:val="21"/>
          <w:rPrChange w:id="493" w:author="Dick" w:date="2019-07-08T05:56:00Z">
            <w:rPr>
              <w:rFonts w:ascii="Consolas" w:hAnsi="Consolas"/>
              <w:color w:val="0451A5"/>
              <w:sz w:val="21"/>
              <w:szCs w:val="21"/>
            </w:rPr>
          </w:rPrChange>
        </w:rPr>
        <w:t>U</w:t>
      </w:r>
      <w:r w:rsidRPr="00A038F5">
        <w:rPr>
          <w:rFonts w:ascii="Consolas" w:hAnsi="Consolas"/>
          <w:sz w:val="21"/>
          <w:szCs w:val="21"/>
          <w:rPrChange w:id="494" w:author="Dick" w:date="2019-07-08T05:56:00Z">
            <w:rPr>
              <w:rFonts w:ascii="Consolas" w:hAnsi="Consolas"/>
              <w:color w:val="0451A5"/>
              <w:sz w:val="21"/>
              <w:szCs w:val="21"/>
            </w:rPr>
          </w:rPrChange>
        </w:rPr>
        <w:t>seGateway"</w:t>
      </w:r>
      <w:r w:rsidRPr="00A038F5">
        <w:rPr>
          <w:rFonts w:ascii="Consolas" w:hAnsi="Consolas"/>
          <w:sz w:val="21"/>
          <w:szCs w:val="21"/>
          <w:rPrChange w:id="495" w:author="Dick" w:date="2019-07-08T05:56:00Z">
            <w:rPr>
              <w:rFonts w:ascii="Consolas" w:hAnsi="Consolas"/>
              <w:color w:val="000000"/>
              <w:sz w:val="21"/>
              <w:szCs w:val="21"/>
            </w:rPr>
          </w:rPrChange>
        </w:rPr>
        <w:t xml:space="preserve">: </w:t>
      </w:r>
      <w:r w:rsidRPr="00A038F5">
        <w:rPr>
          <w:rFonts w:ascii="Consolas" w:hAnsi="Consolas"/>
          <w:sz w:val="21"/>
          <w:szCs w:val="21"/>
          <w:rPrChange w:id="496" w:author="Dick" w:date="2019-07-08T05:56:00Z">
            <w:rPr>
              <w:rFonts w:ascii="Consolas" w:hAnsi="Consolas"/>
              <w:color w:val="0000FF"/>
              <w:sz w:val="21"/>
              <w:szCs w:val="21"/>
            </w:rPr>
          </w:rPrChange>
        </w:rPr>
        <w:t>true</w:t>
      </w:r>
      <w:r w:rsidRPr="00A038F5">
        <w:rPr>
          <w:rFonts w:ascii="Consolas" w:hAnsi="Consolas"/>
          <w:sz w:val="21"/>
          <w:szCs w:val="21"/>
          <w:rPrChange w:id="497" w:author="Dick" w:date="2019-07-08T05:56:00Z">
            <w:rPr>
              <w:rFonts w:ascii="Consolas" w:hAnsi="Consolas"/>
              <w:color w:val="000000"/>
              <w:sz w:val="21"/>
              <w:szCs w:val="21"/>
            </w:rPr>
          </w:rPrChange>
        </w:rPr>
        <w:t>,</w:t>
      </w:r>
      <w:r w:rsidR="00AD12C4" w:rsidRPr="00A038F5">
        <w:rPr>
          <w:rFonts w:ascii="Consolas" w:hAnsi="Consolas"/>
          <w:sz w:val="21"/>
          <w:szCs w:val="21"/>
          <w:rPrChange w:id="498" w:author="Dick" w:date="2019-07-08T05:56:00Z">
            <w:rPr>
              <w:rFonts w:ascii="Consolas" w:hAnsi="Consolas"/>
              <w:color w:val="000000"/>
              <w:sz w:val="21"/>
              <w:szCs w:val="21"/>
            </w:rPr>
          </w:rPrChange>
        </w:rPr>
        <w:tab/>
      </w:r>
      <w:r w:rsidR="00AD12C4" w:rsidRPr="00A038F5">
        <w:rPr>
          <w:rFonts w:ascii="Consolas" w:hAnsi="Consolas"/>
          <w:sz w:val="21"/>
          <w:szCs w:val="21"/>
          <w:rPrChange w:id="499" w:author="Dick" w:date="2019-07-08T05:56:00Z">
            <w:rPr>
              <w:rFonts w:ascii="Consolas" w:hAnsi="Consolas"/>
              <w:color w:val="000000"/>
              <w:sz w:val="21"/>
              <w:szCs w:val="21"/>
            </w:rPr>
          </w:rPrChange>
        </w:rPr>
        <w:tab/>
      </w:r>
      <w:r w:rsidR="00AD12C4" w:rsidRPr="00A038F5">
        <w:rPr>
          <w:rFonts w:ascii="Consolas" w:hAnsi="Consolas"/>
          <w:sz w:val="21"/>
          <w:szCs w:val="21"/>
          <w:rPrChange w:id="500" w:author="Dick" w:date="2019-07-08T05:56:00Z">
            <w:rPr>
              <w:rFonts w:ascii="Consolas" w:hAnsi="Consolas"/>
              <w:color w:val="000000"/>
              <w:sz w:val="21"/>
              <w:szCs w:val="21"/>
            </w:rPr>
          </w:rPrChange>
        </w:rPr>
        <w:tab/>
      </w:r>
    </w:p>
    <w:p w14:paraId="1DB8D32C" w14:textId="703E8489" w:rsidR="0052132F" w:rsidRPr="00A038F5" w:rsidRDefault="0052132F" w:rsidP="0052132F">
      <w:pPr>
        <w:shd w:val="clear" w:color="auto" w:fill="FFFFFF"/>
        <w:spacing w:before="0" w:line="285" w:lineRule="atLeast"/>
        <w:ind w:left="0"/>
        <w:rPr>
          <w:rFonts w:ascii="Consolas" w:hAnsi="Consolas"/>
          <w:sz w:val="21"/>
          <w:szCs w:val="21"/>
          <w:rPrChange w:id="501" w:author="Dick" w:date="2019-07-08T05:56:00Z">
            <w:rPr>
              <w:rFonts w:ascii="Consolas" w:hAnsi="Consolas"/>
              <w:color w:val="000000"/>
              <w:sz w:val="21"/>
              <w:szCs w:val="21"/>
            </w:rPr>
          </w:rPrChange>
        </w:rPr>
      </w:pPr>
      <w:r w:rsidRPr="00A038F5">
        <w:rPr>
          <w:rFonts w:ascii="Consolas" w:hAnsi="Consolas"/>
          <w:sz w:val="21"/>
          <w:szCs w:val="21"/>
          <w:rPrChange w:id="502" w:author="Dick" w:date="2019-07-08T05:56:00Z">
            <w:rPr>
              <w:rFonts w:ascii="Consolas" w:hAnsi="Consolas"/>
              <w:color w:val="000000"/>
              <w:sz w:val="21"/>
              <w:szCs w:val="21"/>
            </w:rPr>
          </w:rPrChange>
        </w:rPr>
        <w:t>        </w:t>
      </w:r>
      <w:r w:rsidRPr="00A038F5">
        <w:rPr>
          <w:rFonts w:ascii="Consolas" w:hAnsi="Consolas"/>
          <w:sz w:val="21"/>
          <w:szCs w:val="21"/>
          <w:rPrChange w:id="503" w:author="Dick" w:date="2019-07-08T05:56:00Z">
            <w:rPr>
              <w:rFonts w:ascii="Consolas" w:hAnsi="Consolas"/>
              <w:color w:val="0451A5"/>
              <w:sz w:val="21"/>
              <w:szCs w:val="21"/>
            </w:rPr>
          </w:rPrChange>
        </w:rPr>
        <w:t>"mvon.</w:t>
      </w:r>
      <w:r w:rsidR="0010353D" w:rsidRPr="00A038F5">
        <w:rPr>
          <w:rFonts w:ascii="Consolas" w:hAnsi="Consolas"/>
          <w:sz w:val="21"/>
          <w:szCs w:val="21"/>
          <w:rPrChange w:id="504" w:author="Dick" w:date="2019-07-08T05:56:00Z">
            <w:rPr>
              <w:rFonts w:ascii="Consolas" w:hAnsi="Consolas"/>
              <w:color w:val="0451A5"/>
              <w:sz w:val="21"/>
              <w:szCs w:val="21"/>
            </w:rPr>
          </w:rPrChange>
        </w:rPr>
        <w:t>R</w:t>
      </w:r>
      <w:r w:rsidRPr="00A038F5">
        <w:rPr>
          <w:rFonts w:ascii="Consolas" w:hAnsi="Consolas"/>
          <w:sz w:val="21"/>
          <w:szCs w:val="21"/>
          <w:rPrChange w:id="505" w:author="Dick" w:date="2019-07-08T05:56:00Z">
            <w:rPr>
              <w:rFonts w:ascii="Consolas" w:hAnsi="Consolas"/>
              <w:color w:val="0451A5"/>
              <w:sz w:val="21"/>
              <w:szCs w:val="21"/>
            </w:rPr>
          </w:rPrChange>
        </w:rPr>
        <w:t>emoteHost"</w:t>
      </w:r>
      <w:r w:rsidRPr="00A038F5">
        <w:rPr>
          <w:rFonts w:ascii="Consolas" w:hAnsi="Consolas"/>
          <w:sz w:val="21"/>
          <w:szCs w:val="21"/>
          <w:rPrChange w:id="506" w:author="Dick" w:date="2019-07-08T05:56:00Z">
            <w:rPr>
              <w:rFonts w:ascii="Consolas" w:hAnsi="Consolas"/>
              <w:color w:val="000000"/>
              <w:sz w:val="21"/>
              <w:szCs w:val="21"/>
            </w:rPr>
          </w:rPrChange>
        </w:rPr>
        <w:t xml:space="preserve">: </w:t>
      </w:r>
      <w:r w:rsidRPr="00A038F5">
        <w:rPr>
          <w:rFonts w:ascii="Consolas" w:hAnsi="Consolas"/>
          <w:sz w:val="21"/>
          <w:szCs w:val="21"/>
          <w:rPrChange w:id="507" w:author="Dick" w:date="2019-07-08T05:56:00Z">
            <w:rPr>
              <w:rFonts w:ascii="Consolas" w:hAnsi="Consolas"/>
              <w:color w:val="A31515"/>
              <w:sz w:val="21"/>
              <w:szCs w:val="21"/>
            </w:rPr>
          </w:rPrChange>
        </w:rPr>
        <w:t>"192.168.1</w:t>
      </w:r>
      <w:del w:id="508" w:author="Dick" w:date="2019-07-08T05:39:00Z">
        <w:r w:rsidRPr="00A038F5" w:rsidDel="00EE3E5B">
          <w:rPr>
            <w:rFonts w:ascii="Consolas" w:hAnsi="Consolas"/>
            <w:sz w:val="21"/>
            <w:szCs w:val="21"/>
            <w:rPrChange w:id="509" w:author="Dick" w:date="2019-07-08T05:56:00Z">
              <w:rPr>
                <w:rFonts w:ascii="Consolas" w:hAnsi="Consolas"/>
                <w:color w:val="A31515"/>
                <w:sz w:val="21"/>
                <w:szCs w:val="21"/>
              </w:rPr>
            </w:rPrChange>
          </w:rPr>
          <w:delText>37</w:delText>
        </w:r>
      </w:del>
      <w:r w:rsidRPr="00A038F5">
        <w:rPr>
          <w:rFonts w:ascii="Consolas" w:hAnsi="Consolas"/>
          <w:sz w:val="21"/>
          <w:szCs w:val="21"/>
          <w:rPrChange w:id="510" w:author="Dick" w:date="2019-07-08T05:56:00Z">
            <w:rPr>
              <w:rFonts w:ascii="Consolas" w:hAnsi="Consolas"/>
              <w:color w:val="A31515"/>
              <w:sz w:val="21"/>
              <w:szCs w:val="21"/>
            </w:rPr>
          </w:rPrChange>
        </w:rPr>
        <w:t>.10</w:t>
      </w:r>
      <w:del w:id="511" w:author="Dick" w:date="2019-07-08T05:39:00Z">
        <w:r w:rsidRPr="00A038F5" w:rsidDel="00EE3E5B">
          <w:rPr>
            <w:rFonts w:ascii="Consolas" w:hAnsi="Consolas"/>
            <w:sz w:val="21"/>
            <w:szCs w:val="21"/>
            <w:rPrChange w:id="512" w:author="Dick" w:date="2019-07-08T05:56:00Z">
              <w:rPr>
                <w:rFonts w:ascii="Consolas" w:hAnsi="Consolas"/>
                <w:color w:val="A31515"/>
                <w:sz w:val="21"/>
                <w:szCs w:val="21"/>
              </w:rPr>
            </w:rPrChange>
          </w:rPr>
          <w:delText>2</w:delText>
        </w:r>
      </w:del>
      <w:r w:rsidRPr="00A038F5">
        <w:rPr>
          <w:rFonts w:ascii="Consolas" w:hAnsi="Consolas"/>
          <w:sz w:val="21"/>
          <w:szCs w:val="21"/>
          <w:rPrChange w:id="513" w:author="Dick" w:date="2019-07-08T05:56:00Z">
            <w:rPr>
              <w:rFonts w:ascii="Consolas" w:hAnsi="Consolas"/>
              <w:color w:val="A31515"/>
              <w:sz w:val="21"/>
              <w:szCs w:val="21"/>
            </w:rPr>
          </w:rPrChange>
        </w:rPr>
        <w:t>"</w:t>
      </w:r>
      <w:r w:rsidRPr="00A038F5">
        <w:rPr>
          <w:rFonts w:ascii="Consolas" w:hAnsi="Consolas"/>
          <w:sz w:val="21"/>
          <w:szCs w:val="21"/>
          <w:rPrChange w:id="514" w:author="Dick" w:date="2019-07-08T05:56:00Z">
            <w:rPr>
              <w:rFonts w:ascii="Consolas" w:hAnsi="Consolas"/>
              <w:color w:val="000000"/>
              <w:sz w:val="21"/>
              <w:szCs w:val="21"/>
            </w:rPr>
          </w:rPrChange>
        </w:rPr>
        <w:t>,</w:t>
      </w:r>
      <w:r w:rsidR="00AD12C4" w:rsidRPr="00A038F5">
        <w:rPr>
          <w:rFonts w:ascii="Consolas" w:hAnsi="Consolas"/>
          <w:sz w:val="21"/>
          <w:szCs w:val="21"/>
          <w:rPrChange w:id="515" w:author="Dick" w:date="2019-07-08T05:56:00Z">
            <w:rPr>
              <w:rFonts w:ascii="Consolas" w:hAnsi="Consolas"/>
              <w:color w:val="000000"/>
              <w:sz w:val="21"/>
              <w:szCs w:val="21"/>
            </w:rPr>
          </w:rPrChange>
        </w:rPr>
        <w:tab/>
      </w:r>
    </w:p>
    <w:p w14:paraId="5689FAED" w14:textId="77777777" w:rsidR="0052132F" w:rsidRPr="00A038F5" w:rsidRDefault="0052132F" w:rsidP="0052132F">
      <w:pPr>
        <w:shd w:val="clear" w:color="auto" w:fill="FFFFFF"/>
        <w:spacing w:before="0" w:line="285" w:lineRule="atLeast"/>
        <w:ind w:left="0"/>
        <w:rPr>
          <w:rFonts w:ascii="Consolas" w:hAnsi="Consolas"/>
          <w:sz w:val="21"/>
          <w:szCs w:val="21"/>
          <w:rPrChange w:id="516" w:author="Dick" w:date="2019-07-08T05:56:00Z">
            <w:rPr>
              <w:rFonts w:ascii="Consolas" w:hAnsi="Consolas"/>
              <w:color w:val="000000"/>
              <w:sz w:val="21"/>
              <w:szCs w:val="21"/>
            </w:rPr>
          </w:rPrChange>
        </w:rPr>
      </w:pPr>
      <w:r w:rsidRPr="00A038F5">
        <w:rPr>
          <w:rFonts w:ascii="Consolas" w:hAnsi="Consolas"/>
          <w:sz w:val="21"/>
          <w:szCs w:val="21"/>
          <w:rPrChange w:id="517" w:author="Dick" w:date="2019-07-08T05:56:00Z">
            <w:rPr>
              <w:rFonts w:ascii="Consolas" w:hAnsi="Consolas"/>
              <w:color w:val="000000"/>
              <w:sz w:val="21"/>
              <w:szCs w:val="21"/>
            </w:rPr>
          </w:rPrChange>
        </w:rPr>
        <w:t>        </w:t>
      </w:r>
      <w:r w:rsidR="0010353D" w:rsidRPr="00A038F5">
        <w:rPr>
          <w:rFonts w:ascii="Consolas" w:hAnsi="Consolas"/>
          <w:sz w:val="21"/>
          <w:szCs w:val="21"/>
          <w:rPrChange w:id="518" w:author="Dick" w:date="2019-07-08T05:56:00Z">
            <w:rPr>
              <w:rFonts w:ascii="Consolas" w:hAnsi="Consolas"/>
              <w:color w:val="0451A5"/>
              <w:sz w:val="21"/>
              <w:szCs w:val="21"/>
            </w:rPr>
          </w:rPrChange>
        </w:rPr>
        <w:t>"mvon.G</w:t>
      </w:r>
      <w:r w:rsidRPr="00A038F5">
        <w:rPr>
          <w:rFonts w:ascii="Consolas" w:hAnsi="Consolas"/>
          <w:sz w:val="21"/>
          <w:szCs w:val="21"/>
          <w:rPrChange w:id="519" w:author="Dick" w:date="2019-07-08T05:56:00Z">
            <w:rPr>
              <w:rFonts w:ascii="Consolas" w:hAnsi="Consolas"/>
              <w:color w:val="0451A5"/>
              <w:sz w:val="21"/>
              <w:szCs w:val="21"/>
            </w:rPr>
          </w:rPrChange>
        </w:rPr>
        <w:t>atewayType"</w:t>
      </w:r>
      <w:r w:rsidRPr="00A038F5">
        <w:rPr>
          <w:rFonts w:ascii="Consolas" w:hAnsi="Consolas"/>
          <w:sz w:val="21"/>
          <w:szCs w:val="21"/>
          <w:rPrChange w:id="520" w:author="Dick" w:date="2019-07-08T05:56:00Z">
            <w:rPr>
              <w:rFonts w:ascii="Consolas" w:hAnsi="Consolas"/>
              <w:color w:val="000000"/>
              <w:sz w:val="21"/>
              <w:szCs w:val="21"/>
            </w:rPr>
          </w:rPrChange>
        </w:rPr>
        <w:t xml:space="preserve">: </w:t>
      </w:r>
      <w:r w:rsidRPr="00A038F5">
        <w:rPr>
          <w:rFonts w:ascii="Consolas" w:hAnsi="Consolas"/>
          <w:sz w:val="21"/>
          <w:szCs w:val="21"/>
          <w:rPrChange w:id="521" w:author="Dick" w:date="2019-07-08T05:56:00Z">
            <w:rPr>
              <w:rFonts w:ascii="Consolas" w:hAnsi="Consolas"/>
              <w:color w:val="A31515"/>
              <w:sz w:val="21"/>
              <w:szCs w:val="21"/>
            </w:rPr>
          </w:rPrChange>
        </w:rPr>
        <w:t>"Universe"</w:t>
      </w:r>
      <w:r w:rsidR="0010353D" w:rsidRPr="00A038F5">
        <w:rPr>
          <w:rFonts w:ascii="Consolas" w:hAnsi="Consolas"/>
          <w:sz w:val="21"/>
          <w:szCs w:val="21"/>
          <w:rPrChange w:id="522" w:author="Dick" w:date="2019-07-08T05:56:00Z">
            <w:rPr>
              <w:rFonts w:ascii="Consolas" w:hAnsi="Consolas"/>
              <w:color w:val="000000"/>
              <w:sz w:val="21"/>
              <w:szCs w:val="21"/>
            </w:rPr>
          </w:rPrChange>
        </w:rPr>
        <w:t>,</w:t>
      </w:r>
    </w:p>
    <w:p w14:paraId="066C3BEE" w14:textId="71A300A5" w:rsidR="00AD12C4" w:rsidRPr="00A038F5" w:rsidRDefault="00AD12C4" w:rsidP="0052132F">
      <w:pPr>
        <w:shd w:val="clear" w:color="auto" w:fill="FFFFFF"/>
        <w:spacing w:before="0" w:line="285" w:lineRule="atLeast"/>
        <w:ind w:left="0"/>
        <w:rPr>
          <w:rFonts w:ascii="Consolas" w:hAnsi="Consolas"/>
          <w:sz w:val="21"/>
          <w:szCs w:val="21"/>
          <w:rPrChange w:id="523" w:author="Dick" w:date="2019-07-08T05:56:00Z">
            <w:rPr>
              <w:rFonts w:ascii="Consolas" w:hAnsi="Consolas"/>
              <w:color w:val="000000"/>
              <w:sz w:val="21"/>
              <w:szCs w:val="21"/>
            </w:rPr>
          </w:rPrChange>
        </w:rPr>
      </w:pPr>
      <w:r w:rsidRPr="00A038F5">
        <w:rPr>
          <w:rFonts w:ascii="Consolas" w:hAnsi="Consolas"/>
          <w:sz w:val="21"/>
          <w:szCs w:val="21"/>
          <w:rPrChange w:id="524" w:author="Dick" w:date="2019-07-08T05:56:00Z">
            <w:rPr>
              <w:rFonts w:ascii="Consolas" w:hAnsi="Consolas"/>
              <w:color w:val="000000"/>
              <w:sz w:val="21"/>
              <w:szCs w:val="21"/>
            </w:rPr>
          </w:rPrChange>
        </w:rPr>
        <w:t xml:space="preserve">        </w:t>
      </w:r>
      <w:r w:rsidRPr="00A038F5">
        <w:rPr>
          <w:rFonts w:ascii="Consolas" w:hAnsi="Consolas"/>
          <w:sz w:val="21"/>
          <w:szCs w:val="21"/>
          <w:rPrChange w:id="525" w:author="Dick" w:date="2019-07-08T05:56:00Z">
            <w:rPr>
              <w:rFonts w:ascii="Consolas" w:hAnsi="Consolas"/>
              <w:color w:val="0451A5"/>
              <w:sz w:val="21"/>
              <w:szCs w:val="21"/>
            </w:rPr>
          </w:rPrChange>
        </w:rPr>
        <w:t>"mvon.UserName"</w:t>
      </w:r>
      <w:r w:rsidRPr="00A038F5">
        <w:rPr>
          <w:rFonts w:ascii="Consolas" w:hAnsi="Consolas"/>
          <w:sz w:val="21"/>
          <w:szCs w:val="21"/>
          <w:rPrChange w:id="526" w:author="Dick" w:date="2019-07-08T05:56:00Z">
            <w:rPr>
              <w:rFonts w:ascii="Consolas" w:hAnsi="Consolas"/>
              <w:color w:val="000000"/>
              <w:sz w:val="21"/>
              <w:szCs w:val="21"/>
            </w:rPr>
          </w:rPrChange>
        </w:rPr>
        <w:t xml:space="preserve">: </w:t>
      </w:r>
      <w:r w:rsidRPr="00A038F5">
        <w:rPr>
          <w:rFonts w:ascii="Consolas" w:hAnsi="Consolas"/>
          <w:sz w:val="21"/>
          <w:szCs w:val="21"/>
          <w:rPrChange w:id="527" w:author="Dick" w:date="2019-07-08T05:56:00Z">
            <w:rPr>
              <w:rFonts w:ascii="Consolas" w:hAnsi="Consolas"/>
              <w:color w:val="A31515"/>
              <w:sz w:val="21"/>
              <w:szCs w:val="21"/>
            </w:rPr>
          </w:rPrChange>
        </w:rPr>
        <w:t>"</w:t>
      </w:r>
      <w:del w:id="528" w:author="Dick" w:date="2019-07-08T05:36:00Z">
        <w:r w:rsidRPr="00A038F5" w:rsidDel="00EE3E5B">
          <w:rPr>
            <w:rFonts w:ascii="Consolas" w:hAnsi="Consolas"/>
            <w:sz w:val="21"/>
            <w:szCs w:val="21"/>
            <w:rPrChange w:id="529" w:author="Dick" w:date="2019-07-08T05:56:00Z">
              <w:rPr>
                <w:rFonts w:ascii="Consolas" w:hAnsi="Consolas"/>
                <w:color w:val="A31515"/>
                <w:sz w:val="21"/>
                <w:szCs w:val="21"/>
              </w:rPr>
            </w:rPrChange>
          </w:rPr>
          <w:delText>mvon</w:delText>
        </w:r>
      </w:del>
      <w:ins w:id="530" w:author="Dick" w:date="2019-07-08T05:36:00Z">
        <w:r w:rsidR="00EE3E5B" w:rsidRPr="00A038F5">
          <w:rPr>
            <w:rFonts w:ascii="Consolas" w:hAnsi="Consolas"/>
            <w:sz w:val="21"/>
            <w:szCs w:val="21"/>
            <w:rPrChange w:id="531" w:author="Dick" w:date="2019-07-08T05:56:00Z">
              <w:rPr>
                <w:rFonts w:ascii="Consolas" w:hAnsi="Consolas"/>
                <w:color w:val="A31515"/>
                <w:sz w:val="21"/>
                <w:szCs w:val="21"/>
              </w:rPr>
            </w:rPrChange>
          </w:rPr>
          <w:t>MVextensions</w:t>
        </w:r>
      </w:ins>
      <w:r w:rsidRPr="00A038F5">
        <w:rPr>
          <w:rFonts w:ascii="Consolas" w:hAnsi="Consolas"/>
          <w:sz w:val="21"/>
          <w:szCs w:val="21"/>
          <w:rPrChange w:id="532" w:author="Dick" w:date="2019-07-08T05:56:00Z">
            <w:rPr>
              <w:rFonts w:ascii="Consolas" w:hAnsi="Consolas"/>
              <w:color w:val="A31515"/>
              <w:sz w:val="21"/>
              <w:szCs w:val="21"/>
            </w:rPr>
          </w:rPrChange>
        </w:rPr>
        <w:t>"</w:t>
      </w:r>
      <w:r w:rsidRPr="00A038F5">
        <w:rPr>
          <w:rFonts w:ascii="Consolas" w:hAnsi="Consolas"/>
          <w:sz w:val="21"/>
          <w:szCs w:val="21"/>
          <w:rPrChange w:id="533" w:author="Dick" w:date="2019-07-08T05:56:00Z">
            <w:rPr>
              <w:rFonts w:ascii="Consolas" w:hAnsi="Consolas"/>
              <w:color w:val="000000"/>
              <w:sz w:val="21"/>
              <w:szCs w:val="21"/>
            </w:rPr>
          </w:rPrChange>
        </w:rPr>
        <w:t>,</w:t>
      </w:r>
    </w:p>
    <w:p w14:paraId="0143C72C" w14:textId="3ED02110" w:rsidR="0052132F" w:rsidRPr="00A038F5" w:rsidRDefault="0052132F" w:rsidP="0052132F">
      <w:pPr>
        <w:shd w:val="clear" w:color="auto" w:fill="FFFFFF"/>
        <w:spacing w:before="0" w:line="285" w:lineRule="atLeast"/>
        <w:ind w:left="0"/>
        <w:rPr>
          <w:rFonts w:ascii="Consolas" w:hAnsi="Consolas"/>
          <w:sz w:val="21"/>
          <w:szCs w:val="21"/>
          <w:rPrChange w:id="534" w:author="Dick" w:date="2019-07-08T05:56:00Z">
            <w:rPr>
              <w:rFonts w:ascii="Consolas" w:hAnsi="Consolas"/>
              <w:color w:val="000000"/>
              <w:sz w:val="21"/>
              <w:szCs w:val="21"/>
            </w:rPr>
          </w:rPrChange>
        </w:rPr>
      </w:pPr>
      <w:r w:rsidRPr="00A038F5">
        <w:rPr>
          <w:rFonts w:ascii="Consolas" w:hAnsi="Consolas"/>
          <w:sz w:val="21"/>
          <w:szCs w:val="21"/>
          <w:rPrChange w:id="535" w:author="Dick" w:date="2019-07-08T05:56:00Z">
            <w:rPr>
              <w:rFonts w:ascii="Consolas" w:hAnsi="Consolas"/>
              <w:color w:val="000000"/>
              <w:sz w:val="21"/>
              <w:szCs w:val="21"/>
            </w:rPr>
          </w:rPrChange>
        </w:rPr>
        <w:t>        </w:t>
      </w:r>
      <w:r w:rsidRPr="00A038F5">
        <w:rPr>
          <w:rFonts w:ascii="Consolas" w:hAnsi="Consolas"/>
          <w:sz w:val="21"/>
          <w:szCs w:val="21"/>
          <w:rPrChange w:id="536" w:author="Dick" w:date="2019-07-08T05:56:00Z">
            <w:rPr>
              <w:rFonts w:ascii="Consolas" w:hAnsi="Consolas"/>
              <w:color w:val="0451A5"/>
              <w:sz w:val="21"/>
              <w:szCs w:val="21"/>
            </w:rPr>
          </w:rPrChange>
        </w:rPr>
        <w:t>"mvon.Password"</w:t>
      </w:r>
      <w:r w:rsidRPr="00A038F5">
        <w:rPr>
          <w:rFonts w:ascii="Consolas" w:hAnsi="Consolas"/>
          <w:sz w:val="21"/>
          <w:szCs w:val="21"/>
          <w:rPrChange w:id="537" w:author="Dick" w:date="2019-07-08T05:56:00Z">
            <w:rPr>
              <w:rFonts w:ascii="Consolas" w:hAnsi="Consolas"/>
              <w:color w:val="000000"/>
              <w:sz w:val="21"/>
              <w:szCs w:val="21"/>
            </w:rPr>
          </w:rPrChange>
        </w:rPr>
        <w:t xml:space="preserve">: </w:t>
      </w:r>
      <w:r w:rsidRPr="00A038F5">
        <w:rPr>
          <w:rFonts w:ascii="Consolas" w:hAnsi="Consolas"/>
          <w:sz w:val="21"/>
          <w:szCs w:val="21"/>
          <w:rPrChange w:id="538" w:author="Dick" w:date="2019-07-08T05:56:00Z">
            <w:rPr>
              <w:rFonts w:ascii="Consolas" w:hAnsi="Consolas"/>
              <w:color w:val="A31515"/>
              <w:sz w:val="21"/>
              <w:szCs w:val="21"/>
            </w:rPr>
          </w:rPrChange>
        </w:rPr>
        <w:t>"</w:t>
      </w:r>
      <w:del w:id="539" w:author="Dick" w:date="2019-07-08T05:36:00Z">
        <w:r w:rsidRPr="00A038F5" w:rsidDel="00EE3E5B">
          <w:rPr>
            <w:rFonts w:ascii="Consolas" w:hAnsi="Consolas"/>
            <w:sz w:val="21"/>
            <w:szCs w:val="21"/>
            <w:rPrChange w:id="540" w:author="Dick" w:date="2019-07-08T05:56:00Z">
              <w:rPr>
                <w:rFonts w:ascii="Consolas" w:hAnsi="Consolas"/>
                <w:color w:val="A31515"/>
                <w:sz w:val="21"/>
                <w:szCs w:val="21"/>
              </w:rPr>
            </w:rPrChange>
          </w:rPr>
          <w:delText>mvon#</w:delText>
        </w:r>
      </w:del>
      <w:ins w:id="541" w:author="Dick" w:date="2019-07-08T05:36:00Z">
        <w:r w:rsidR="00EE3E5B" w:rsidRPr="00A038F5">
          <w:rPr>
            <w:rFonts w:ascii="Consolas" w:hAnsi="Consolas"/>
            <w:sz w:val="21"/>
            <w:szCs w:val="21"/>
            <w:rPrChange w:id="542" w:author="Dick" w:date="2019-07-08T05:56:00Z">
              <w:rPr>
                <w:rFonts w:ascii="Consolas" w:hAnsi="Consolas"/>
                <w:color w:val="A31515"/>
                <w:sz w:val="21"/>
                <w:szCs w:val="21"/>
              </w:rPr>
            </w:rPrChange>
          </w:rPr>
          <w:t>Password1</w:t>
        </w:r>
      </w:ins>
      <w:r w:rsidRPr="00A038F5">
        <w:rPr>
          <w:rFonts w:ascii="Consolas" w:hAnsi="Consolas"/>
          <w:sz w:val="21"/>
          <w:szCs w:val="21"/>
          <w:rPrChange w:id="543" w:author="Dick" w:date="2019-07-08T05:56:00Z">
            <w:rPr>
              <w:rFonts w:ascii="Consolas" w:hAnsi="Consolas"/>
              <w:color w:val="A31515"/>
              <w:sz w:val="21"/>
              <w:szCs w:val="21"/>
            </w:rPr>
          </w:rPrChange>
        </w:rPr>
        <w:t>"</w:t>
      </w:r>
      <w:r w:rsidR="00AD12C4" w:rsidRPr="00A038F5">
        <w:rPr>
          <w:rFonts w:ascii="Consolas" w:hAnsi="Consolas"/>
          <w:sz w:val="21"/>
          <w:szCs w:val="21"/>
          <w:rPrChange w:id="544" w:author="Dick" w:date="2019-07-08T05:56:00Z">
            <w:rPr>
              <w:rFonts w:ascii="Consolas" w:hAnsi="Consolas"/>
              <w:color w:val="000000"/>
              <w:sz w:val="21"/>
              <w:szCs w:val="21"/>
            </w:rPr>
          </w:rPrChange>
        </w:rPr>
        <w:t>,</w:t>
      </w:r>
    </w:p>
    <w:p w14:paraId="203C8ED2" w14:textId="134A218B" w:rsidR="0052132F" w:rsidRPr="00A038F5" w:rsidRDefault="0052132F" w:rsidP="0052132F">
      <w:pPr>
        <w:shd w:val="clear" w:color="auto" w:fill="FFFFFF"/>
        <w:spacing w:before="0" w:line="285" w:lineRule="atLeast"/>
        <w:ind w:left="0"/>
        <w:rPr>
          <w:rFonts w:ascii="Consolas" w:hAnsi="Consolas"/>
          <w:sz w:val="21"/>
          <w:szCs w:val="21"/>
          <w:rPrChange w:id="545" w:author="Dick" w:date="2019-07-08T05:56:00Z">
            <w:rPr>
              <w:rFonts w:ascii="Consolas" w:hAnsi="Consolas"/>
              <w:color w:val="000000"/>
              <w:sz w:val="21"/>
              <w:szCs w:val="21"/>
            </w:rPr>
          </w:rPrChange>
        </w:rPr>
      </w:pPr>
      <w:r w:rsidRPr="00A038F5">
        <w:rPr>
          <w:rFonts w:ascii="Consolas" w:hAnsi="Consolas"/>
          <w:sz w:val="21"/>
          <w:szCs w:val="21"/>
          <w:rPrChange w:id="546" w:author="Dick" w:date="2019-07-08T05:56:00Z">
            <w:rPr>
              <w:rFonts w:ascii="Consolas" w:hAnsi="Consolas"/>
              <w:color w:val="000000"/>
              <w:sz w:val="21"/>
              <w:szCs w:val="21"/>
            </w:rPr>
          </w:rPrChange>
        </w:rPr>
        <w:t>        </w:t>
      </w:r>
      <w:r w:rsidRPr="00A038F5">
        <w:rPr>
          <w:rFonts w:ascii="Consolas" w:hAnsi="Consolas"/>
          <w:sz w:val="21"/>
          <w:szCs w:val="21"/>
          <w:rPrChange w:id="547" w:author="Dick" w:date="2019-07-08T05:56:00Z">
            <w:rPr>
              <w:rFonts w:ascii="Consolas" w:hAnsi="Consolas"/>
              <w:color w:val="0451A5"/>
              <w:sz w:val="21"/>
              <w:szCs w:val="21"/>
            </w:rPr>
          </w:rPrChange>
        </w:rPr>
        <w:t>"mvon.Account"</w:t>
      </w:r>
      <w:r w:rsidRPr="00A038F5">
        <w:rPr>
          <w:rFonts w:ascii="Consolas" w:hAnsi="Consolas"/>
          <w:sz w:val="21"/>
          <w:szCs w:val="21"/>
          <w:rPrChange w:id="548" w:author="Dick" w:date="2019-07-08T05:56:00Z">
            <w:rPr>
              <w:rFonts w:ascii="Consolas" w:hAnsi="Consolas"/>
              <w:color w:val="000000"/>
              <w:sz w:val="21"/>
              <w:szCs w:val="21"/>
            </w:rPr>
          </w:rPrChange>
        </w:rPr>
        <w:t xml:space="preserve">: </w:t>
      </w:r>
      <w:r w:rsidRPr="00A038F5">
        <w:rPr>
          <w:rFonts w:ascii="Consolas" w:hAnsi="Consolas"/>
          <w:sz w:val="21"/>
          <w:szCs w:val="21"/>
          <w:rPrChange w:id="549" w:author="Dick" w:date="2019-07-08T05:56:00Z">
            <w:rPr>
              <w:rFonts w:ascii="Consolas" w:hAnsi="Consolas"/>
              <w:color w:val="A31515"/>
              <w:sz w:val="21"/>
              <w:szCs w:val="21"/>
            </w:rPr>
          </w:rPrChange>
        </w:rPr>
        <w:t>"</w:t>
      </w:r>
      <w:del w:id="550" w:author="Dick" w:date="2019-07-08T05:37:00Z">
        <w:r w:rsidRPr="00A038F5" w:rsidDel="00EE3E5B">
          <w:rPr>
            <w:rFonts w:ascii="Consolas" w:hAnsi="Consolas"/>
            <w:sz w:val="21"/>
            <w:szCs w:val="21"/>
            <w:rPrChange w:id="551" w:author="Dick" w:date="2019-07-08T05:56:00Z">
              <w:rPr>
                <w:rFonts w:ascii="Consolas" w:hAnsi="Consolas"/>
                <w:color w:val="A31515"/>
                <w:sz w:val="21"/>
                <w:szCs w:val="21"/>
              </w:rPr>
            </w:rPrChange>
          </w:rPr>
          <w:delText>SUPER-GROUP</w:delText>
        </w:r>
      </w:del>
      <w:ins w:id="552" w:author="Dick" w:date="2019-07-08T05:37:00Z">
        <w:r w:rsidR="00EE3E5B" w:rsidRPr="00A038F5">
          <w:rPr>
            <w:rFonts w:ascii="Consolas" w:hAnsi="Consolas"/>
            <w:sz w:val="21"/>
            <w:szCs w:val="21"/>
            <w:rPrChange w:id="553" w:author="Dick" w:date="2019-07-08T05:56:00Z">
              <w:rPr>
                <w:rFonts w:ascii="Consolas" w:hAnsi="Consolas"/>
                <w:color w:val="A31515"/>
                <w:sz w:val="21"/>
                <w:szCs w:val="21"/>
              </w:rPr>
            </w:rPrChange>
          </w:rPr>
          <w:t>MV</w:t>
        </w:r>
      </w:ins>
      <w:r w:rsidRPr="00A038F5">
        <w:rPr>
          <w:rFonts w:ascii="Consolas" w:hAnsi="Consolas"/>
          <w:sz w:val="21"/>
          <w:szCs w:val="21"/>
          <w:rPrChange w:id="554" w:author="Dick" w:date="2019-07-08T05:56:00Z">
            <w:rPr>
              <w:rFonts w:ascii="Consolas" w:hAnsi="Consolas"/>
              <w:color w:val="A31515"/>
              <w:sz w:val="21"/>
              <w:szCs w:val="21"/>
            </w:rPr>
          </w:rPrChange>
        </w:rPr>
        <w:t>"</w:t>
      </w:r>
      <w:r w:rsidRPr="00A038F5">
        <w:rPr>
          <w:rFonts w:ascii="Consolas" w:hAnsi="Consolas"/>
          <w:sz w:val="21"/>
          <w:szCs w:val="21"/>
          <w:rPrChange w:id="555" w:author="Dick" w:date="2019-07-08T05:56:00Z">
            <w:rPr>
              <w:rFonts w:ascii="Consolas" w:hAnsi="Consolas"/>
              <w:color w:val="000000"/>
              <w:sz w:val="21"/>
              <w:szCs w:val="21"/>
            </w:rPr>
          </w:rPrChange>
        </w:rPr>
        <w:t>,</w:t>
      </w:r>
    </w:p>
    <w:p w14:paraId="4E3FCBBB" w14:textId="77777777" w:rsidR="0052132F" w:rsidRPr="00A038F5" w:rsidRDefault="00396B2D" w:rsidP="0052132F">
      <w:pPr>
        <w:shd w:val="clear" w:color="auto" w:fill="FFFFFF"/>
        <w:spacing w:before="0" w:line="285" w:lineRule="atLeast"/>
        <w:ind w:left="0"/>
        <w:rPr>
          <w:rFonts w:ascii="Consolas" w:hAnsi="Consolas"/>
          <w:sz w:val="21"/>
          <w:szCs w:val="21"/>
          <w:rPrChange w:id="556" w:author="Dick" w:date="2019-07-08T05:56:00Z">
            <w:rPr>
              <w:rFonts w:ascii="Consolas" w:hAnsi="Consolas"/>
              <w:color w:val="000000"/>
              <w:sz w:val="21"/>
              <w:szCs w:val="21"/>
            </w:rPr>
          </w:rPrChange>
        </w:rPr>
      </w:pPr>
      <w:r w:rsidRPr="00A038F5">
        <w:rPr>
          <w:rFonts w:ascii="Consolas" w:hAnsi="Consolas"/>
          <w:sz w:val="21"/>
          <w:szCs w:val="21"/>
          <w:rPrChange w:id="557" w:author="Dick" w:date="2019-07-08T05:56:00Z">
            <w:rPr>
              <w:rFonts w:ascii="Consolas" w:hAnsi="Consolas"/>
              <w:color w:val="000000"/>
              <w:sz w:val="21"/>
              <w:szCs w:val="21"/>
            </w:rPr>
          </w:rPrChange>
        </w:rPr>
        <w:t xml:space="preserve">        </w:t>
      </w:r>
      <w:r w:rsidRPr="00A038F5">
        <w:rPr>
          <w:rFonts w:ascii="Consolas" w:hAnsi="Consolas"/>
          <w:sz w:val="21"/>
          <w:szCs w:val="21"/>
          <w:rPrChange w:id="558" w:author="Dick" w:date="2019-07-08T05:56:00Z">
            <w:rPr>
              <w:rFonts w:ascii="Consolas" w:hAnsi="Consolas"/>
              <w:color w:val="A31515"/>
              <w:sz w:val="21"/>
              <w:szCs w:val="21"/>
            </w:rPr>
          </w:rPrChange>
        </w:rPr>
        <w:t>"files.associations"</w:t>
      </w:r>
      <w:r w:rsidRPr="00A038F5">
        <w:rPr>
          <w:rFonts w:ascii="Consolas" w:hAnsi="Consolas"/>
          <w:sz w:val="21"/>
          <w:szCs w:val="21"/>
          <w:rPrChange w:id="559" w:author="Dick" w:date="2019-07-08T05:56:00Z">
            <w:rPr>
              <w:rFonts w:ascii="Consolas" w:hAnsi="Consolas"/>
              <w:color w:val="0000FF"/>
              <w:sz w:val="21"/>
              <w:szCs w:val="21"/>
            </w:rPr>
          </w:rPrChange>
        </w:rPr>
        <w:t>:</w:t>
      </w:r>
      <w:r w:rsidRPr="00A038F5">
        <w:rPr>
          <w:rFonts w:ascii="Consolas" w:hAnsi="Consolas"/>
          <w:sz w:val="21"/>
          <w:szCs w:val="21"/>
          <w:rPrChange w:id="560" w:author="Dick" w:date="2019-07-08T05:56:00Z">
            <w:rPr>
              <w:rFonts w:ascii="Consolas" w:hAnsi="Consolas"/>
              <w:color w:val="000000"/>
              <w:sz w:val="21"/>
              <w:szCs w:val="21"/>
            </w:rPr>
          </w:rPrChange>
        </w:rPr>
        <w:t xml:space="preserve"> {</w:t>
      </w:r>
      <w:r w:rsidRPr="00A038F5">
        <w:rPr>
          <w:rFonts w:ascii="Consolas" w:hAnsi="Consolas"/>
          <w:sz w:val="21"/>
          <w:szCs w:val="21"/>
          <w:rPrChange w:id="561" w:author="Dick" w:date="2019-07-08T05:56:00Z">
            <w:rPr>
              <w:rFonts w:ascii="Consolas" w:hAnsi="Consolas"/>
              <w:color w:val="A31515"/>
              <w:sz w:val="21"/>
              <w:szCs w:val="21"/>
            </w:rPr>
          </w:rPrChange>
        </w:rPr>
        <w:t>"*"</w:t>
      </w:r>
      <w:r w:rsidRPr="00A038F5">
        <w:rPr>
          <w:rFonts w:ascii="Consolas" w:hAnsi="Consolas"/>
          <w:sz w:val="21"/>
          <w:szCs w:val="21"/>
          <w:rPrChange w:id="562" w:author="Dick" w:date="2019-07-08T05:56:00Z">
            <w:rPr>
              <w:rFonts w:ascii="Consolas" w:hAnsi="Consolas"/>
              <w:color w:val="0000FF"/>
              <w:sz w:val="21"/>
              <w:szCs w:val="21"/>
            </w:rPr>
          </w:rPrChange>
        </w:rPr>
        <w:t>:</w:t>
      </w:r>
      <w:r w:rsidRPr="00A038F5">
        <w:rPr>
          <w:rFonts w:ascii="Consolas" w:hAnsi="Consolas"/>
          <w:sz w:val="21"/>
          <w:szCs w:val="21"/>
          <w:rPrChange w:id="563" w:author="Dick" w:date="2019-07-08T05:56:00Z">
            <w:rPr>
              <w:rFonts w:ascii="Consolas" w:hAnsi="Consolas"/>
              <w:color w:val="A31515"/>
              <w:sz w:val="21"/>
              <w:szCs w:val="21"/>
            </w:rPr>
          </w:rPrChange>
        </w:rPr>
        <w:t>"mvon"</w:t>
      </w:r>
      <w:r w:rsidRPr="00A038F5">
        <w:rPr>
          <w:rFonts w:ascii="Consolas" w:hAnsi="Consolas"/>
          <w:sz w:val="21"/>
          <w:szCs w:val="21"/>
          <w:rPrChange w:id="564" w:author="Dick" w:date="2019-07-08T05:56:00Z">
            <w:rPr>
              <w:rFonts w:ascii="Consolas" w:hAnsi="Consolas"/>
              <w:color w:val="000000"/>
              <w:sz w:val="21"/>
              <w:szCs w:val="21"/>
            </w:rPr>
          </w:rPrChange>
        </w:rPr>
        <w:t>}</w:t>
      </w:r>
    </w:p>
    <w:p w14:paraId="0077A82E" w14:textId="77777777" w:rsidR="0052132F" w:rsidRPr="00A038F5" w:rsidRDefault="0052132F" w:rsidP="0052132F">
      <w:pPr>
        <w:shd w:val="clear" w:color="auto" w:fill="FFFFFF"/>
        <w:spacing w:before="0" w:line="285" w:lineRule="atLeast"/>
        <w:ind w:left="0"/>
        <w:rPr>
          <w:rFonts w:ascii="Consolas" w:hAnsi="Consolas"/>
          <w:sz w:val="21"/>
          <w:szCs w:val="21"/>
          <w:rPrChange w:id="565" w:author="Dick" w:date="2019-07-08T05:56:00Z">
            <w:rPr>
              <w:rFonts w:ascii="Consolas" w:hAnsi="Consolas"/>
              <w:color w:val="000000"/>
              <w:sz w:val="21"/>
              <w:szCs w:val="21"/>
            </w:rPr>
          </w:rPrChange>
        </w:rPr>
      </w:pPr>
      <w:r w:rsidRPr="00A038F5">
        <w:rPr>
          <w:rFonts w:ascii="Consolas" w:hAnsi="Consolas"/>
          <w:sz w:val="21"/>
          <w:szCs w:val="21"/>
          <w:rPrChange w:id="566" w:author="Dick" w:date="2019-07-08T05:56:00Z">
            <w:rPr>
              <w:rFonts w:ascii="Consolas" w:hAnsi="Consolas"/>
              <w:color w:val="000000"/>
              <w:sz w:val="21"/>
              <w:szCs w:val="21"/>
            </w:rPr>
          </w:rPrChange>
        </w:rPr>
        <w:t>    }</w:t>
      </w:r>
    </w:p>
    <w:p w14:paraId="097BA36A" w14:textId="77777777" w:rsidR="0052132F" w:rsidRDefault="0052132F" w:rsidP="0052132F">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6738BD8C" w14:textId="77777777" w:rsidR="00AD12C4" w:rsidRDefault="00AD12C4" w:rsidP="0052132F">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268"/>
        <w:gridCol w:w="2758"/>
        <w:gridCol w:w="3037"/>
        <w:tblGridChange w:id="567">
          <w:tblGrid>
            <w:gridCol w:w="2553"/>
            <w:gridCol w:w="715"/>
            <w:gridCol w:w="2194"/>
            <w:gridCol w:w="564"/>
            <w:gridCol w:w="3037"/>
          </w:tblGrid>
        </w:tblGridChange>
      </w:tblGrid>
      <w:tr w:rsidR="00AD12C4" w:rsidRPr="00D75462" w14:paraId="2B5EA0AD" w14:textId="77777777" w:rsidTr="00AD12C4">
        <w:tc>
          <w:tcPr>
            <w:tcW w:w="2553" w:type="dxa"/>
            <w:tcBorders>
              <w:top w:val="single" w:sz="4" w:space="0" w:color="5B9BD5"/>
              <w:left w:val="single" w:sz="4" w:space="0" w:color="5B9BD5"/>
              <w:bottom w:val="single" w:sz="4" w:space="0" w:color="5B9BD5"/>
              <w:right w:val="nil"/>
            </w:tcBorders>
            <w:shd w:val="clear" w:color="auto" w:fill="5B9BD5"/>
          </w:tcPr>
          <w:p w14:paraId="06CC975D" w14:textId="77777777" w:rsidR="00AD12C4" w:rsidRPr="00D75462" w:rsidRDefault="00AD12C4"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14:paraId="71D7915D" w14:textId="77777777" w:rsidR="00AD12C4" w:rsidRDefault="00AD12C4" w:rsidP="00396B2D">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14:paraId="75F0A108" w14:textId="77777777" w:rsidR="00AD12C4" w:rsidRPr="00D75462" w:rsidRDefault="00AD12C4"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C04BF2" w:rsidRPr="00D75462" w14:paraId="42F576DD" w14:textId="77777777" w:rsidTr="00AD12C4">
        <w:trPr>
          <w:ins w:id="568" w:author="Dick" w:date="2019-07-08T05:44:00Z"/>
        </w:trPr>
        <w:tc>
          <w:tcPr>
            <w:tcW w:w="2553" w:type="dxa"/>
            <w:shd w:val="clear" w:color="auto" w:fill="DEEAF6"/>
          </w:tcPr>
          <w:p w14:paraId="188AE3A2" w14:textId="470D688D" w:rsidR="00C04BF2" w:rsidRDefault="00C04BF2" w:rsidP="00C04BF2">
            <w:pPr>
              <w:ind w:left="0"/>
              <w:rPr>
                <w:ins w:id="569" w:author="Dick" w:date="2019-07-08T05:44:00Z"/>
                <w:rFonts w:ascii="Calibri" w:hAnsi="Calibri"/>
                <w:b/>
                <w:bCs/>
                <w:noProof/>
                <w:lang w:val="en-ZA" w:eastAsia="en-ZA"/>
              </w:rPr>
            </w:pPr>
            <w:ins w:id="570" w:author="Dick" w:date="2019-07-08T05:45:00Z">
              <w:r>
                <w:rPr>
                  <w:rFonts w:asciiTheme="minorHAnsi" w:hAnsiTheme="minorHAnsi" w:cstheme="minorHAnsi"/>
                  <w:b/>
                  <w:szCs w:val="22"/>
                </w:rPr>
                <w:t>mvon.RestPath</w:t>
              </w:r>
            </w:ins>
          </w:p>
        </w:tc>
        <w:tc>
          <w:tcPr>
            <w:tcW w:w="2909" w:type="dxa"/>
            <w:shd w:val="clear" w:color="auto" w:fill="DEEAF6"/>
          </w:tcPr>
          <w:p w14:paraId="234B7779" w14:textId="6870D3C5" w:rsidR="00C04BF2" w:rsidRDefault="00C04BF2" w:rsidP="00C04BF2">
            <w:pPr>
              <w:ind w:left="0"/>
              <w:rPr>
                <w:ins w:id="571" w:author="Dick" w:date="2019-07-08T05:44:00Z"/>
                <w:rFonts w:asciiTheme="minorHAnsi" w:hAnsiTheme="minorHAnsi" w:cstheme="minorHAnsi"/>
                <w:sz w:val="24"/>
                <w:szCs w:val="24"/>
              </w:rPr>
            </w:pPr>
            <w:ins w:id="572" w:author="Dick" w:date="2019-07-08T05:45:00Z">
              <w:r>
                <w:fldChar w:fldCharType="begin"/>
              </w:r>
              <w:r>
                <w:instrText xml:space="preserve"> HYPERLINK "http://localhost:9005" </w:instrText>
              </w:r>
              <w:r>
                <w:fldChar w:fldCharType="separate"/>
              </w:r>
              <w:r w:rsidRPr="000C0E47">
                <w:rPr>
                  <w:rStyle w:val="Hyperlink"/>
                  <w:rFonts w:asciiTheme="minorHAnsi" w:hAnsiTheme="minorHAnsi" w:cstheme="minorHAnsi"/>
                  <w:sz w:val="24"/>
                  <w:szCs w:val="24"/>
                </w:rPr>
                <w:t>http://localhost:9005</w:t>
              </w:r>
              <w:r>
                <w:rPr>
                  <w:rStyle w:val="Hyperlink"/>
                  <w:rFonts w:asciiTheme="minorHAnsi" w:hAnsiTheme="minorHAnsi" w:cstheme="minorHAnsi"/>
                  <w:sz w:val="24"/>
                  <w:szCs w:val="24"/>
                </w:rPr>
                <w:fldChar w:fldCharType="end"/>
              </w:r>
              <w:r>
                <w:rPr>
                  <w:rStyle w:val="Hyperlink"/>
                  <w:rFonts w:asciiTheme="minorHAnsi" w:hAnsiTheme="minorHAnsi" w:cstheme="minorHAnsi"/>
                  <w:sz w:val="24"/>
                  <w:szCs w:val="24"/>
                </w:rPr>
                <w:t>/</w:t>
              </w:r>
            </w:ins>
          </w:p>
        </w:tc>
        <w:tc>
          <w:tcPr>
            <w:tcW w:w="3601" w:type="dxa"/>
            <w:shd w:val="clear" w:color="auto" w:fill="DEEAF6"/>
          </w:tcPr>
          <w:p w14:paraId="21332A96" w14:textId="06A3B18C" w:rsidR="00C04BF2" w:rsidRDefault="00C04BF2" w:rsidP="00C04BF2">
            <w:pPr>
              <w:ind w:left="0"/>
              <w:rPr>
                <w:ins w:id="573" w:author="Dick" w:date="2019-07-08T05:44:00Z"/>
                <w:rFonts w:asciiTheme="minorHAnsi" w:hAnsiTheme="minorHAnsi" w:cstheme="minorHAnsi"/>
                <w:sz w:val="24"/>
                <w:szCs w:val="24"/>
              </w:rPr>
            </w:pPr>
            <w:ins w:id="574" w:author="Dick" w:date="2019-07-08T05:45:00Z">
              <w:r>
                <w:rPr>
                  <w:rFonts w:asciiTheme="minorHAnsi" w:hAnsiTheme="minorHAnsi" w:cstheme="minorHAnsi"/>
                  <w:sz w:val="24"/>
                  <w:szCs w:val="24"/>
                </w:rPr>
                <w:t xml:space="preserve">Path to </w:t>
              </w:r>
            </w:ins>
            <w:ins w:id="575" w:author="Dick" w:date="2019-07-08T05:58:00Z">
              <w:r w:rsidR="00A038F5">
                <w:rPr>
                  <w:rFonts w:asciiTheme="minorHAnsi" w:hAnsiTheme="minorHAnsi" w:cstheme="minorHAnsi"/>
                  <w:sz w:val="24"/>
                  <w:szCs w:val="24"/>
                </w:rPr>
                <w:t xml:space="preserve">REST </w:t>
              </w:r>
            </w:ins>
            <w:ins w:id="576" w:author="Dick" w:date="2019-07-08T05:45:00Z">
              <w:r>
                <w:rPr>
                  <w:rFonts w:asciiTheme="minorHAnsi" w:hAnsiTheme="minorHAnsi" w:cstheme="minorHAnsi"/>
                  <w:sz w:val="24"/>
                  <w:szCs w:val="24"/>
                </w:rPr>
                <w:t>Gateway</w:t>
              </w:r>
            </w:ins>
          </w:p>
        </w:tc>
      </w:tr>
      <w:tr w:rsidR="00C04BF2" w:rsidRPr="00D75462" w14:paraId="00DC5BD3"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577" w:author="Dick" w:date="2019-07-08T05:45: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578" w:author="Dick" w:date="2019-07-08T05:45:00Z">
              <w:tcPr>
                <w:tcW w:w="2553" w:type="dxa"/>
                <w:shd w:val="clear" w:color="auto" w:fill="DEEAF6"/>
              </w:tcPr>
            </w:tcPrChange>
          </w:tcPr>
          <w:p w14:paraId="6846CE8F" w14:textId="3293E12F" w:rsidR="00C04BF2" w:rsidRPr="00D75462" w:rsidRDefault="00C04BF2" w:rsidP="00C04BF2">
            <w:pPr>
              <w:ind w:left="0"/>
              <w:rPr>
                <w:rFonts w:ascii="Calibri" w:hAnsi="Calibri"/>
                <w:b/>
                <w:bCs/>
                <w:noProof/>
                <w:lang w:val="en-ZA" w:eastAsia="en-ZA"/>
              </w:rPr>
            </w:pPr>
            <w:r>
              <w:rPr>
                <w:rFonts w:ascii="Calibri" w:hAnsi="Calibri"/>
                <w:b/>
                <w:bCs/>
                <w:noProof/>
                <w:lang w:val="en-ZA" w:eastAsia="en-ZA"/>
              </w:rPr>
              <w:t>mvon.</w:t>
            </w:r>
            <w:del w:id="579" w:author="Dick" w:date="2019-07-08T05:48:00Z">
              <w:r w:rsidDel="00C04BF2">
                <w:rPr>
                  <w:rFonts w:ascii="Calibri" w:hAnsi="Calibri"/>
                  <w:b/>
                  <w:bCs/>
                  <w:noProof/>
                  <w:lang w:val="en-ZA" w:eastAsia="en-ZA"/>
                </w:rPr>
                <w:delText>useGateway</w:delText>
              </w:r>
            </w:del>
            <w:ins w:id="580" w:author="Dick" w:date="2019-07-08T05:48:00Z">
              <w:r>
                <w:rPr>
                  <w:rFonts w:ascii="Calibri" w:hAnsi="Calibri"/>
                  <w:b/>
                  <w:bCs/>
                  <w:noProof/>
                  <w:lang w:val="en-ZA" w:eastAsia="en-ZA"/>
                </w:rPr>
                <w:t>UseGateway</w:t>
              </w:r>
            </w:ins>
          </w:p>
        </w:tc>
        <w:tc>
          <w:tcPr>
            <w:tcW w:w="2909" w:type="dxa"/>
            <w:shd w:val="clear" w:color="auto" w:fill="FFFFFF" w:themeFill="background1"/>
            <w:tcPrChange w:id="581" w:author="Dick" w:date="2019-07-08T05:45:00Z">
              <w:tcPr>
                <w:tcW w:w="2909" w:type="dxa"/>
                <w:gridSpan w:val="2"/>
                <w:shd w:val="clear" w:color="auto" w:fill="DEEAF6"/>
              </w:tcPr>
            </w:tcPrChange>
          </w:tcPr>
          <w:p w14:paraId="7F6F2940" w14:textId="77777777" w:rsidR="00C04BF2" w:rsidRPr="00E4617A" w:rsidRDefault="00C04BF2" w:rsidP="00C04BF2">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FFFFFF" w:themeFill="background1"/>
            <w:tcPrChange w:id="582" w:author="Dick" w:date="2019-07-08T05:45:00Z">
              <w:tcPr>
                <w:tcW w:w="3601" w:type="dxa"/>
                <w:gridSpan w:val="2"/>
                <w:shd w:val="clear" w:color="auto" w:fill="DEEAF6"/>
              </w:tcPr>
            </w:tcPrChange>
          </w:tcPr>
          <w:p w14:paraId="668E6C44" w14:textId="77777777" w:rsidR="00C04BF2" w:rsidRPr="00E4617A" w:rsidRDefault="00C04BF2" w:rsidP="00C04BF2">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C04BF2" w:rsidRPr="00D75462" w:rsidDel="00C04BF2" w14:paraId="6F93FC15" w14:textId="65B45FED" w:rsidTr="00AD12C4">
        <w:trPr>
          <w:del w:id="583" w:author="Dick" w:date="2019-07-08T05:46:00Z"/>
        </w:trPr>
        <w:tc>
          <w:tcPr>
            <w:tcW w:w="2553" w:type="dxa"/>
            <w:shd w:val="clear" w:color="auto" w:fill="auto"/>
          </w:tcPr>
          <w:p w14:paraId="20BB6F71" w14:textId="35C81BEE" w:rsidR="00C04BF2" w:rsidRPr="00E4617A" w:rsidDel="00C04BF2" w:rsidRDefault="00C04BF2" w:rsidP="00C04BF2">
            <w:pPr>
              <w:tabs>
                <w:tab w:val="right" w:pos="2389"/>
              </w:tabs>
              <w:ind w:left="0"/>
              <w:rPr>
                <w:del w:id="584" w:author="Dick" w:date="2019-07-08T05:46:00Z"/>
                <w:rFonts w:asciiTheme="minorHAnsi" w:hAnsiTheme="minorHAnsi" w:cstheme="minorHAnsi"/>
                <w:b/>
                <w:szCs w:val="22"/>
              </w:rPr>
            </w:pPr>
            <w:del w:id="585" w:author="Dick" w:date="2019-07-08T05:45:00Z">
              <w:r w:rsidDel="00C04BF2">
                <w:rPr>
                  <w:rFonts w:asciiTheme="minorHAnsi" w:hAnsiTheme="minorHAnsi" w:cstheme="minorHAnsi"/>
                  <w:b/>
                  <w:szCs w:val="22"/>
                </w:rPr>
                <w:delText>mvon.RestPath</w:delText>
              </w:r>
            </w:del>
          </w:p>
        </w:tc>
        <w:tc>
          <w:tcPr>
            <w:tcW w:w="2909" w:type="dxa"/>
          </w:tcPr>
          <w:p w14:paraId="51AF07F6" w14:textId="58E459BE" w:rsidR="00C04BF2" w:rsidDel="00C04BF2" w:rsidRDefault="00C04BF2" w:rsidP="00C04BF2">
            <w:pPr>
              <w:ind w:left="0"/>
              <w:rPr>
                <w:del w:id="586" w:author="Dick" w:date="2019-07-08T05:46:00Z"/>
                <w:rFonts w:asciiTheme="minorHAnsi" w:hAnsiTheme="minorHAnsi" w:cstheme="minorHAnsi"/>
                <w:sz w:val="24"/>
                <w:szCs w:val="24"/>
              </w:rPr>
            </w:pPr>
            <w:del w:id="587" w:author="Dick" w:date="2019-07-08T05:45:00Z">
              <w:r w:rsidDel="00C04BF2">
                <w:fldChar w:fldCharType="begin"/>
              </w:r>
              <w:r w:rsidDel="00C04BF2">
                <w:delInstrText xml:space="preserve"> HYPERLINK "http://localhost:9005" </w:delInstrText>
              </w:r>
              <w:r w:rsidDel="00C04BF2">
                <w:fldChar w:fldCharType="separate"/>
              </w:r>
              <w:r w:rsidRPr="000C0E47" w:rsidDel="00C04BF2">
                <w:rPr>
                  <w:rStyle w:val="Hyperlink"/>
                  <w:rFonts w:asciiTheme="minorHAnsi" w:hAnsiTheme="minorHAnsi" w:cstheme="minorHAnsi"/>
                  <w:sz w:val="24"/>
                  <w:szCs w:val="24"/>
                </w:rPr>
                <w:delText>http://localhost:9005</w:delText>
              </w:r>
              <w:r w:rsidDel="00C04BF2">
                <w:rPr>
                  <w:rStyle w:val="Hyperlink"/>
                  <w:rFonts w:asciiTheme="minorHAnsi" w:hAnsiTheme="minorHAnsi" w:cstheme="minorHAnsi"/>
                  <w:sz w:val="24"/>
                  <w:szCs w:val="24"/>
                </w:rPr>
                <w:fldChar w:fldCharType="end"/>
              </w:r>
            </w:del>
          </w:p>
        </w:tc>
        <w:tc>
          <w:tcPr>
            <w:tcW w:w="3601" w:type="dxa"/>
            <w:shd w:val="clear" w:color="auto" w:fill="auto"/>
          </w:tcPr>
          <w:p w14:paraId="42D13967" w14:textId="4B53B786" w:rsidR="00C04BF2" w:rsidDel="00C04BF2" w:rsidRDefault="00C04BF2" w:rsidP="00C04BF2">
            <w:pPr>
              <w:ind w:left="0"/>
              <w:rPr>
                <w:del w:id="588" w:author="Dick" w:date="2019-07-08T05:46:00Z"/>
                <w:rFonts w:asciiTheme="minorHAnsi" w:hAnsiTheme="minorHAnsi" w:cstheme="minorHAnsi"/>
                <w:sz w:val="24"/>
                <w:szCs w:val="24"/>
              </w:rPr>
            </w:pPr>
            <w:del w:id="589" w:author="Dick" w:date="2019-07-08T05:45:00Z">
              <w:r w:rsidDel="00C04BF2">
                <w:rPr>
                  <w:rFonts w:asciiTheme="minorHAnsi" w:hAnsiTheme="minorHAnsi" w:cstheme="minorHAnsi"/>
                  <w:sz w:val="24"/>
                  <w:szCs w:val="24"/>
                </w:rPr>
                <w:delText>Path to Gateway</w:delText>
              </w:r>
            </w:del>
          </w:p>
        </w:tc>
      </w:tr>
      <w:tr w:rsidR="00C04BF2" w:rsidRPr="00D75462" w14:paraId="0AC174C6"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590" w:author="Dick" w:date="2019-07-08T05:47: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591" w:author="Dick" w:date="2019-07-08T05:47:00Z">
              <w:tcPr>
                <w:tcW w:w="2553" w:type="dxa"/>
                <w:shd w:val="clear" w:color="auto" w:fill="auto"/>
              </w:tcPr>
            </w:tcPrChange>
          </w:tcPr>
          <w:p w14:paraId="1B3A9F67" w14:textId="5A6B7FB7" w:rsidR="00C04BF2" w:rsidRPr="00E4617A" w:rsidRDefault="00C04BF2" w:rsidP="00C04BF2">
            <w:pPr>
              <w:tabs>
                <w:tab w:val="right" w:pos="2389"/>
              </w:tabs>
              <w:ind w:left="0"/>
              <w:rPr>
                <w:rFonts w:ascii="Calibri" w:hAnsi="Calibri"/>
                <w:b/>
                <w:bCs/>
                <w:noProof/>
                <w:lang w:val="en-ZA" w:eastAsia="en-ZA"/>
              </w:rPr>
            </w:pPr>
            <w:r w:rsidRPr="00E4617A">
              <w:rPr>
                <w:rFonts w:asciiTheme="minorHAnsi" w:hAnsiTheme="minorHAnsi" w:cstheme="minorHAnsi"/>
                <w:b/>
                <w:szCs w:val="22"/>
              </w:rPr>
              <w:t>mvon.</w:t>
            </w:r>
            <w:del w:id="592" w:author="Dick" w:date="2019-07-08T05:48:00Z">
              <w:r w:rsidDel="00C04BF2">
                <w:rPr>
                  <w:rFonts w:asciiTheme="minorHAnsi" w:hAnsiTheme="minorHAnsi" w:cstheme="minorHAnsi"/>
                  <w:b/>
                  <w:szCs w:val="22"/>
                </w:rPr>
                <w:delText>remoteHost</w:delText>
              </w:r>
            </w:del>
            <w:ins w:id="593" w:author="Dick" w:date="2019-07-08T05:48:00Z">
              <w:r>
                <w:rPr>
                  <w:rFonts w:asciiTheme="minorHAnsi" w:hAnsiTheme="minorHAnsi" w:cstheme="minorHAnsi"/>
                  <w:b/>
                  <w:szCs w:val="22"/>
                </w:rPr>
                <w:t>RemoteHost</w:t>
              </w:r>
            </w:ins>
          </w:p>
        </w:tc>
        <w:tc>
          <w:tcPr>
            <w:tcW w:w="2909" w:type="dxa"/>
            <w:shd w:val="clear" w:color="auto" w:fill="DEEAF6"/>
            <w:tcPrChange w:id="594" w:author="Dick" w:date="2019-07-08T05:47:00Z">
              <w:tcPr>
                <w:tcW w:w="2909" w:type="dxa"/>
                <w:gridSpan w:val="2"/>
              </w:tcPr>
            </w:tcPrChange>
          </w:tcPr>
          <w:p w14:paraId="3301E9F1" w14:textId="44A151D1" w:rsidR="00C04BF2" w:rsidRPr="00E4617A" w:rsidRDefault="00C04BF2" w:rsidP="00C04BF2">
            <w:pPr>
              <w:ind w:left="0"/>
              <w:rPr>
                <w:rFonts w:asciiTheme="minorHAnsi" w:hAnsiTheme="minorHAnsi" w:cstheme="minorHAnsi"/>
                <w:sz w:val="24"/>
                <w:szCs w:val="24"/>
              </w:rPr>
            </w:pPr>
            <w:r>
              <w:rPr>
                <w:rFonts w:asciiTheme="minorHAnsi" w:hAnsiTheme="minorHAnsi" w:cstheme="minorHAnsi"/>
                <w:sz w:val="24"/>
                <w:szCs w:val="24"/>
              </w:rPr>
              <w:t>192.168.1</w:t>
            </w:r>
            <w:del w:id="595" w:author="Dick" w:date="2019-07-08T05:39:00Z">
              <w:r w:rsidDel="00EE3E5B">
                <w:rPr>
                  <w:rFonts w:asciiTheme="minorHAnsi" w:hAnsiTheme="minorHAnsi" w:cstheme="minorHAnsi"/>
                  <w:sz w:val="24"/>
                  <w:szCs w:val="24"/>
                </w:rPr>
                <w:delText>37</w:delText>
              </w:r>
            </w:del>
            <w:r>
              <w:rPr>
                <w:rFonts w:asciiTheme="minorHAnsi" w:hAnsiTheme="minorHAnsi" w:cstheme="minorHAnsi"/>
                <w:sz w:val="24"/>
                <w:szCs w:val="24"/>
              </w:rPr>
              <w:t>.10</w:t>
            </w:r>
            <w:del w:id="596" w:author="Dick" w:date="2019-07-08T05:39:00Z">
              <w:r w:rsidDel="00EE3E5B">
                <w:rPr>
                  <w:rFonts w:asciiTheme="minorHAnsi" w:hAnsiTheme="minorHAnsi" w:cstheme="minorHAnsi"/>
                  <w:sz w:val="24"/>
                  <w:szCs w:val="24"/>
                </w:rPr>
                <w:delText>2</w:delText>
              </w:r>
            </w:del>
          </w:p>
        </w:tc>
        <w:tc>
          <w:tcPr>
            <w:tcW w:w="3601" w:type="dxa"/>
            <w:shd w:val="clear" w:color="auto" w:fill="DEEAF6"/>
            <w:tcPrChange w:id="597" w:author="Dick" w:date="2019-07-08T05:47:00Z">
              <w:tcPr>
                <w:tcW w:w="3601" w:type="dxa"/>
                <w:gridSpan w:val="2"/>
                <w:shd w:val="clear" w:color="auto" w:fill="auto"/>
              </w:tcPr>
            </w:tcPrChange>
          </w:tcPr>
          <w:p w14:paraId="6B788CE1" w14:textId="77777777" w:rsidR="00C04BF2" w:rsidRPr="00D75462" w:rsidRDefault="00C04BF2" w:rsidP="00C04BF2">
            <w:pPr>
              <w:ind w:left="0"/>
              <w:rPr>
                <w:rFonts w:ascii="Calibri" w:hAnsi="Calibri"/>
                <w:noProof/>
                <w:lang w:val="en-ZA" w:eastAsia="en-ZA"/>
              </w:rPr>
            </w:pPr>
            <w:r>
              <w:rPr>
                <w:rFonts w:asciiTheme="minorHAnsi" w:hAnsiTheme="minorHAnsi" w:cstheme="minorHAnsi"/>
                <w:sz w:val="24"/>
                <w:szCs w:val="24"/>
              </w:rPr>
              <w:t>The servers IP/Host name that is running the Universe Database</w:t>
            </w:r>
            <w:r w:rsidRPr="00E4617A">
              <w:rPr>
                <w:rFonts w:asciiTheme="minorHAnsi" w:hAnsiTheme="minorHAnsi" w:cstheme="minorHAnsi"/>
                <w:sz w:val="24"/>
                <w:szCs w:val="24"/>
              </w:rPr>
              <w:t>.</w:t>
            </w:r>
          </w:p>
        </w:tc>
      </w:tr>
      <w:tr w:rsidR="00C04BF2" w:rsidRPr="00D75462" w14:paraId="17726428"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598" w:author="Dick" w:date="2019-07-08T05:48: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599" w:author="Dick" w:date="2019-07-08T05:48:00Z">
              <w:tcPr>
                <w:tcW w:w="2553" w:type="dxa"/>
                <w:shd w:val="clear" w:color="auto" w:fill="DEEAF6"/>
              </w:tcPr>
            </w:tcPrChange>
          </w:tcPr>
          <w:p w14:paraId="3AA98C19" w14:textId="05168088" w:rsidR="00C04BF2" w:rsidRPr="00E4617A" w:rsidRDefault="00C04BF2" w:rsidP="00C04BF2">
            <w:pPr>
              <w:ind w:left="0"/>
              <w:rPr>
                <w:rFonts w:ascii="Calibri" w:hAnsi="Calibri"/>
                <w:b/>
                <w:bCs/>
                <w:noProof/>
                <w:lang w:val="en-ZA" w:eastAsia="en-ZA"/>
              </w:rPr>
            </w:pPr>
            <w:r w:rsidRPr="00E4617A">
              <w:rPr>
                <w:rFonts w:asciiTheme="minorHAnsi" w:hAnsiTheme="minorHAnsi" w:cstheme="minorHAnsi"/>
                <w:b/>
                <w:szCs w:val="22"/>
              </w:rPr>
              <w:t>mvon.</w:t>
            </w:r>
            <w:del w:id="600" w:author="Dick" w:date="2019-07-08T05:48:00Z">
              <w:r w:rsidDel="00C04BF2">
                <w:rPr>
                  <w:rFonts w:asciiTheme="minorHAnsi" w:hAnsiTheme="minorHAnsi" w:cstheme="minorHAnsi"/>
                  <w:b/>
                  <w:szCs w:val="22"/>
                </w:rPr>
                <w:delText>gatewayType</w:delText>
              </w:r>
            </w:del>
            <w:ins w:id="601" w:author="Dick" w:date="2019-07-08T05:48:00Z">
              <w:r>
                <w:rPr>
                  <w:rFonts w:asciiTheme="minorHAnsi" w:hAnsiTheme="minorHAnsi" w:cstheme="minorHAnsi"/>
                  <w:b/>
                  <w:szCs w:val="22"/>
                </w:rPr>
                <w:t>GatewayType</w:t>
              </w:r>
            </w:ins>
          </w:p>
        </w:tc>
        <w:tc>
          <w:tcPr>
            <w:tcW w:w="2909" w:type="dxa"/>
            <w:shd w:val="clear" w:color="auto" w:fill="FFFFFF" w:themeFill="background1"/>
            <w:tcPrChange w:id="602" w:author="Dick" w:date="2019-07-08T05:48:00Z">
              <w:tcPr>
                <w:tcW w:w="2909" w:type="dxa"/>
                <w:gridSpan w:val="2"/>
                <w:shd w:val="clear" w:color="auto" w:fill="DEEAF6"/>
              </w:tcPr>
            </w:tcPrChange>
          </w:tcPr>
          <w:p w14:paraId="15706F74" w14:textId="77777777" w:rsidR="00C04BF2" w:rsidRPr="00E4617A" w:rsidRDefault="00C04BF2" w:rsidP="00C04BF2">
            <w:pPr>
              <w:ind w:left="0"/>
              <w:rPr>
                <w:rFonts w:asciiTheme="minorHAnsi" w:hAnsiTheme="minorHAnsi" w:cstheme="minorHAnsi"/>
                <w:sz w:val="24"/>
                <w:szCs w:val="24"/>
              </w:rPr>
            </w:pPr>
            <w:r>
              <w:rPr>
                <w:rFonts w:asciiTheme="minorHAnsi" w:hAnsiTheme="minorHAnsi" w:cstheme="minorHAnsi"/>
                <w:sz w:val="24"/>
                <w:szCs w:val="24"/>
              </w:rPr>
              <w:t>Universe</w:t>
            </w:r>
          </w:p>
        </w:tc>
        <w:tc>
          <w:tcPr>
            <w:tcW w:w="3601" w:type="dxa"/>
            <w:shd w:val="clear" w:color="auto" w:fill="FFFFFF" w:themeFill="background1"/>
            <w:tcPrChange w:id="603" w:author="Dick" w:date="2019-07-08T05:48:00Z">
              <w:tcPr>
                <w:tcW w:w="3601" w:type="dxa"/>
                <w:gridSpan w:val="2"/>
                <w:shd w:val="clear" w:color="auto" w:fill="DEEAF6"/>
              </w:tcPr>
            </w:tcPrChange>
          </w:tcPr>
          <w:p w14:paraId="15707CDA" w14:textId="77777777" w:rsidR="00C04BF2" w:rsidRPr="00D75462" w:rsidRDefault="00C04BF2" w:rsidP="00C04BF2">
            <w:pPr>
              <w:ind w:left="0"/>
              <w:rPr>
                <w:rFonts w:ascii="Calibri" w:hAnsi="Calibri"/>
                <w:noProof/>
                <w:lang w:val="en-ZA" w:eastAsia="en-ZA"/>
              </w:rPr>
            </w:pPr>
            <w:r>
              <w:rPr>
                <w:rFonts w:asciiTheme="minorHAnsi" w:hAnsiTheme="minorHAnsi" w:cstheme="minorHAnsi"/>
                <w:sz w:val="24"/>
                <w:szCs w:val="24"/>
              </w:rPr>
              <w:t>Connecting to a Universe server</w:t>
            </w:r>
          </w:p>
        </w:tc>
      </w:tr>
      <w:tr w:rsidR="00C04BF2" w:rsidRPr="00D75462" w14:paraId="587F6804" w14:textId="77777777" w:rsidTr="00AD12C4">
        <w:tc>
          <w:tcPr>
            <w:tcW w:w="2553" w:type="dxa"/>
            <w:shd w:val="clear" w:color="auto" w:fill="DEEAF6"/>
          </w:tcPr>
          <w:p w14:paraId="1A790569" w14:textId="77777777" w:rsidR="00C04BF2" w:rsidRPr="00E4617A" w:rsidRDefault="00C04BF2" w:rsidP="00C04BF2">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UserName</w:t>
            </w:r>
          </w:p>
        </w:tc>
        <w:tc>
          <w:tcPr>
            <w:tcW w:w="2909" w:type="dxa"/>
            <w:shd w:val="clear" w:color="auto" w:fill="DEEAF6"/>
          </w:tcPr>
          <w:p w14:paraId="2FD14D6F" w14:textId="61D589F1" w:rsidR="00C04BF2" w:rsidRPr="00E4617A" w:rsidRDefault="00C04BF2" w:rsidP="00C04BF2">
            <w:pPr>
              <w:ind w:left="0"/>
              <w:rPr>
                <w:rFonts w:asciiTheme="minorHAnsi" w:hAnsiTheme="minorHAnsi" w:cstheme="minorHAnsi"/>
                <w:sz w:val="24"/>
                <w:szCs w:val="24"/>
              </w:rPr>
            </w:pPr>
            <w:del w:id="604" w:author="Dick" w:date="2019-07-08T05:39:00Z">
              <w:r w:rsidDel="00EE3E5B">
                <w:rPr>
                  <w:rFonts w:asciiTheme="minorHAnsi" w:hAnsiTheme="minorHAnsi" w:cstheme="minorHAnsi"/>
                  <w:sz w:val="24"/>
                  <w:szCs w:val="24"/>
                </w:rPr>
                <w:delText>mvon</w:delText>
              </w:r>
            </w:del>
            <w:ins w:id="605" w:author="Dick" w:date="2019-07-08T05:39:00Z">
              <w:r>
                <w:rPr>
                  <w:rFonts w:asciiTheme="minorHAnsi" w:hAnsiTheme="minorHAnsi" w:cstheme="minorHAnsi"/>
                  <w:sz w:val="24"/>
                  <w:szCs w:val="24"/>
                </w:rPr>
                <w:t>MVextensions</w:t>
              </w:r>
            </w:ins>
          </w:p>
        </w:tc>
        <w:tc>
          <w:tcPr>
            <w:tcW w:w="3601" w:type="dxa"/>
            <w:shd w:val="clear" w:color="auto" w:fill="DEEAF6"/>
          </w:tcPr>
          <w:p w14:paraId="0B946F53" w14:textId="77777777" w:rsidR="00C04BF2" w:rsidRPr="00D75462" w:rsidRDefault="00C04BF2" w:rsidP="00C04BF2">
            <w:pPr>
              <w:ind w:left="0"/>
              <w:rPr>
                <w:rFonts w:ascii="Calibri" w:hAnsi="Calibri"/>
                <w:noProof/>
                <w:lang w:val="en-ZA" w:eastAsia="en-ZA"/>
              </w:rPr>
            </w:pPr>
            <w:r>
              <w:rPr>
                <w:rFonts w:asciiTheme="minorHAnsi" w:hAnsiTheme="minorHAnsi" w:cstheme="minorHAnsi"/>
                <w:sz w:val="24"/>
                <w:szCs w:val="24"/>
              </w:rPr>
              <w:t>The Windows/UNIX user id to log into the server.</w:t>
            </w:r>
          </w:p>
        </w:tc>
      </w:tr>
      <w:tr w:rsidR="00C04BF2" w:rsidRPr="00D75462" w14:paraId="593AE22F" w14:textId="77777777" w:rsidTr="00AD12C4">
        <w:tc>
          <w:tcPr>
            <w:tcW w:w="2553" w:type="dxa"/>
            <w:shd w:val="clear" w:color="auto" w:fill="auto"/>
          </w:tcPr>
          <w:p w14:paraId="2AC64961" w14:textId="77777777" w:rsidR="00C04BF2" w:rsidRPr="00E4617A" w:rsidRDefault="00C04BF2" w:rsidP="00C04BF2">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Password</w:t>
            </w:r>
          </w:p>
        </w:tc>
        <w:tc>
          <w:tcPr>
            <w:tcW w:w="2909" w:type="dxa"/>
          </w:tcPr>
          <w:p w14:paraId="13F9E59C" w14:textId="0CF647D5" w:rsidR="00C04BF2" w:rsidRDefault="00C04BF2" w:rsidP="00C04BF2">
            <w:pPr>
              <w:ind w:left="0"/>
              <w:rPr>
                <w:rFonts w:ascii="Calibri" w:hAnsi="Calibri"/>
                <w:noProof/>
                <w:lang w:val="en-ZA" w:eastAsia="en-ZA"/>
              </w:rPr>
            </w:pPr>
            <w:del w:id="606" w:author="Dick" w:date="2019-07-08T05:39:00Z">
              <w:r w:rsidDel="00EE3E5B">
                <w:rPr>
                  <w:rFonts w:ascii="Calibri" w:hAnsi="Calibri"/>
                  <w:noProof/>
                  <w:lang w:val="en-ZA" w:eastAsia="en-ZA"/>
                </w:rPr>
                <w:delText>mvon#</w:delText>
              </w:r>
            </w:del>
            <w:ins w:id="607" w:author="Dick" w:date="2019-07-08T05:39:00Z">
              <w:r>
                <w:rPr>
                  <w:rFonts w:ascii="Calibri" w:hAnsi="Calibri"/>
                  <w:noProof/>
                  <w:lang w:val="en-ZA" w:eastAsia="en-ZA"/>
                </w:rPr>
                <w:t>Password1</w:t>
              </w:r>
            </w:ins>
          </w:p>
        </w:tc>
        <w:tc>
          <w:tcPr>
            <w:tcW w:w="3601" w:type="dxa"/>
            <w:shd w:val="clear" w:color="auto" w:fill="auto"/>
          </w:tcPr>
          <w:p w14:paraId="74EA3D34" w14:textId="77777777" w:rsidR="00C04BF2" w:rsidRPr="00D75462" w:rsidRDefault="00C04BF2" w:rsidP="00C04BF2">
            <w:pPr>
              <w:ind w:left="0"/>
              <w:rPr>
                <w:rFonts w:ascii="Calibri" w:hAnsi="Calibri"/>
                <w:noProof/>
                <w:lang w:val="en-ZA" w:eastAsia="en-ZA"/>
              </w:rPr>
            </w:pPr>
            <w:r>
              <w:rPr>
                <w:rFonts w:ascii="Calibri" w:hAnsi="Calibri"/>
                <w:noProof/>
                <w:lang w:val="en-ZA" w:eastAsia="en-ZA"/>
              </w:rPr>
              <w:t>The password for the user above.</w:t>
            </w:r>
          </w:p>
        </w:tc>
      </w:tr>
      <w:tr w:rsidR="00C04BF2" w:rsidRPr="00D75462" w14:paraId="50822D1A"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608" w:author="Dick" w:date="2019-07-08T05:48: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609" w:author="Dick" w:date="2019-07-08T05:48:00Z">
              <w:tcPr>
                <w:tcW w:w="2553" w:type="dxa"/>
                <w:shd w:val="clear" w:color="auto" w:fill="auto"/>
              </w:tcPr>
            </w:tcPrChange>
          </w:tcPr>
          <w:p w14:paraId="43040D4D" w14:textId="77777777" w:rsidR="00C04BF2" w:rsidRPr="00E4617A" w:rsidRDefault="00C04BF2" w:rsidP="00C04BF2">
            <w:pPr>
              <w:ind w:left="0"/>
              <w:rPr>
                <w:rFonts w:asciiTheme="minorHAnsi" w:hAnsiTheme="minorHAnsi" w:cstheme="minorHAnsi"/>
                <w:b/>
                <w:szCs w:val="22"/>
              </w:rPr>
            </w:pPr>
            <w:r>
              <w:rPr>
                <w:rFonts w:asciiTheme="minorHAnsi" w:hAnsiTheme="minorHAnsi" w:cstheme="minorHAnsi"/>
                <w:b/>
                <w:szCs w:val="22"/>
              </w:rPr>
              <w:t>mvon.Account</w:t>
            </w:r>
          </w:p>
        </w:tc>
        <w:tc>
          <w:tcPr>
            <w:tcW w:w="2909" w:type="dxa"/>
            <w:shd w:val="clear" w:color="auto" w:fill="DEEAF6"/>
            <w:tcPrChange w:id="610" w:author="Dick" w:date="2019-07-08T05:48:00Z">
              <w:tcPr>
                <w:tcW w:w="2909" w:type="dxa"/>
                <w:gridSpan w:val="2"/>
              </w:tcPr>
            </w:tcPrChange>
          </w:tcPr>
          <w:p w14:paraId="0D7F0FDA" w14:textId="698A17C2" w:rsidR="00C04BF2" w:rsidRDefault="00C04BF2" w:rsidP="00C04BF2">
            <w:pPr>
              <w:ind w:left="0"/>
              <w:rPr>
                <w:rFonts w:ascii="Calibri" w:hAnsi="Calibri"/>
                <w:noProof/>
                <w:lang w:val="en-ZA" w:eastAsia="en-ZA"/>
              </w:rPr>
            </w:pPr>
            <w:del w:id="611" w:author="Dick" w:date="2019-07-08T05:39:00Z">
              <w:r w:rsidDel="00EE3E5B">
                <w:rPr>
                  <w:rFonts w:ascii="Calibri" w:hAnsi="Calibri"/>
                  <w:noProof/>
                  <w:lang w:val="en-ZA" w:eastAsia="en-ZA"/>
                </w:rPr>
                <w:delText>SUPER-GROUP</w:delText>
              </w:r>
            </w:del>
            <w:ins w:id="612" w:author="Dick" w:date="2019-07-08T05:39:00Z">
              <w:r>
                <w:rPr>
                  <w:rFonts w:ascii="Calibri" w:hAnsi="Calibri"/>
                  <w:noProof/>
                  <w:lang w:val="en-ZA" w:eastAsia="en-ZA"/>
                </w:rPr>
                <w:t>MV</w:t>
              </w:r>
            </w:ins>
          </w:p>
        </w:tc>
        <w:tc>
          <w:tcPr>
            <w:tcW w:w="3601" w:type="dxa"/>
            <w:shd w:val="clear" w:color="auto" w:fill="DEEAF6"/>
            <w:tcPrChange w:id="613" w:author="Dick" w:date="2019-07-08T05:48:00Z">
              <w:tcPr>
                <w:tcW w:w="3601" w:type="dxa"/>
                <w:gridSpan w:val="2"/>
                <w:shd w:val="clear" w:color="auto" w:fill="auto"/>
              </w:tcPr>
            </w:tcPrChange>
          </w:tcPr>
          <w:p w14:paraId="5E8FDF9B" w14:textId="77777777" w:rsidR="00C04BF2" w:rsidRDefault="00C04BF2" w:rsidP="00C04BF2">
            <w:pPr>
              <w:ind w:left="0"/>
              <w:rPr>
                <w:rFonts w:ascii="Calibri" w:hAnsi="Calibri"/>
                <w:noProof/>
                <w:lang w:val="en-ZA" w:eastAsia="en-ZA"/>
              </w:rPr>
            </w:pPr>
            <w:r>
              <w:rPr>
                <w:rFonts w:ascii="Calibri" w:hAnsi="Calibri"/>
                <w:noProof/>
                <w:lang w:val="en-ZA" w:eastAsia="en-ZA"/>
              </w:rPr>
              <w:t>The account name on Universe to connect to. This must be defined in the UV.ACCOUNT file in the UV account.</w:t>
            </w:r>
          </w:p>
        </w:tc>
      </w:tr>
    </w:tbl>
    <w:p w14:paraId="2D091896" w14:textId="77777777" w:rsidR="00A6239D" w:rsidRDefault="00A6239D" w:rsidP="004D4BD3">
      <w:pPr>
        <w:ind w:left="0"/>
        <w:rPr>
          <w:rFonts w:ascii="Calibri" w:hAnsi="Calibri"/>
          <w:noProof/>
          <w:lang w:val="en-ZA" w:eastAsia="en-ZA"/>
        </w:rPr>
      </w:pPr>
    </w:p>
    <w:p w14:paraId="5100F9AC" w14:textId="77777777" w:rsidR="004D4BD3" w:rsidRDefault="00A6239D" w:rsidP="00A6239D">
      <w:pPr>
        <w:spacing w:before="0"/>
        <w:ind w:left="0"/>
        <w:rPr>
          <w:rFonts w:ascii="Calibri" w:hAnsi="Calibri"/>
          <w:noProof/>
          <w:lang w:val="en-ZA" w:eastAsia="en-ZA"/>
        </w:rPr>
      </w:pPr>
      <w:r>
        <w:rPr>
          <w:rFonts w:ascii="Calibri" w:hAnsi="Calibri"/>
          <w:noProof/>
          <w:lang w:val="en-ZA" w:eastAsia="en-ZA"/>
        </w:rPr>
        <w:br w:type="page"/>
      </w:r>
    </w:p>
    <w:p w14:paraId="2D772AC1" w14:textId="77777777" w:rsidR="00A6239D" w:rsidRDefault="00A6239D" w:rsidP="00A6239D">
      <w:pPr>
        <w:pStyle w:val="Heading2"/>
        <w:rPr>
          <w:noProof/>
          <w:lang w:val="en-ZA" w:eastAsia="en-ZA"/>
        </w:rPr>
      </w:pPr>
      <w:bookmarkStart w:id="614" w:name="_Toc13454197"/>
      <w:r>
        <w:rPr>
          <w:noProof/>
          <w:lang w:val="en-ZA" w:eastAsia="en-ZA"/>
        </w:rPr>
        <w:lastRenderedPageBreak/>
        <w:t>Unidata</w:t>
      </w:r>
      <w:bookmarkEnd w:id="614"/>
    </w:p>
    <w:p w14:paraId="4FAFFDD6" w14:textId="77777777"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2DA9DEC6" w14:textId="77777777" w:rsidR="00A6239D" w:rsidRPr="00A038F5" w:rsidRDefault="00A6239D" w:rsidP="00A6239D">
      <w:pPr>
        <w:shd w:val="clear" w:color="auto" w:fill="FFFFFF"/>
        <w:spacing w:before="0" w:line="285" w:lineRule="atLeast"/>
        <w:ind w:left="0"/>
        <w:rPr>
          <w:rFonts w:ascii="Consolas" w:hAnsi="Consolas"/>
          <w:sz w:val="21"/>
          <w:szCs w:val="21"/>
          <w:rPrChange w:id="615" w:author="Dick" w:date="2019-07-08T05:56:00Z">
            <w:rPr>
              <w:rFonts w:ascii="Consolas" w:hAnsi="Consolas"/>
              <w:color w:val="000000"/>
              <w:sz w:val="21"/>
              <w:szCs w:val="21"/>
            </w:rPr>
          </w:rPrChange>
        </w:rPr>
      </w:pPr>
      <w:r w:rsidRPr="00A038F5">
        <w:rPr>
          <w:rFonts w:ascii="Consolas" w:hAnsi="Consolas"/>
          <w:sz w:val="21"/>
          <w:szCs w:val="21"/>
          <w:rPrChange w:id="616" w:author="Dick" w:date="2019-07-08T05:56:00Z">
            <w:rPr>
              <w:rFonts w:ascii="Consolas" w:hAnsi="Consolas"/>
              <w:color w:val="000000"/>
              <w:sz w:val="21"/>
              <w:szCs w:val="21"/>
            </w:rPr>
          </w:rPrChange>
        </w:rPr>
        <w:t>    </w:t>
      </w:r>
      <w:r w:rsidRPr="00A038F5">
        <w:rPr>
          <w:rFonts w:ascii="Consolas" w:hAnsi="Consolas"/>
          <w:sz w:val="21"/>
          <w:szCs w:val="21"/>
          <w:rPrChange w:id="617" w:author="Dick" w:date="2019-07-08T05:56:00Z">
            <w:rPr>
              <w:rFonts w:ascii="Consolas" w:hAnsi="Consolas"/>
              <w:color w:val="0451A5"/>
              <w:sz w:val="21"/>
              <w:szCs w:val="21"/>
            </w:rPr>
          </w:rPrChange>
        </w:rPr>
        <w:t>"folders"</w:t>
      </w:r>
      <w:r w:rsidRPr="00A038F5">
        <w:rPr>
          <w:rFonts w:ascii="Consolas" w:hAnsi="Consolas"/>
          <w:sz w:val="21"/>
          <w:szCs w:val="21"/>
          <w:rPrChange w:id="618" w:author="Dick" w:date="2019-07-08T05:56:00Z">
            <w:rPr>
              <w:rFonts w:ascii="Consolas" w:hAnsi="Consolas"/>
              <w:color w:val="000000"/>
              <w:sz w:val="21"/>
              <w:szCs w:val="21"/>
            </w:rPr>
          </w:rPrChange>
        </w:rPr>
        <w:t>:[</w:t>
      </w:r>
    </w:p>
    <w:p w14:paraId="68D41836" w14:textId="77777777" w:rsidR="00A6239D" w:rsidRPr="00A038F5" w:rsidRDefault="00A6239D" w:rsidP="00A6239D">
      <w:pPr>
        <w:shd w:val="clear" w:color="auto" w:fill="FFFFFF"/>
        <w:spacing w:before="0" w:line="285" w:lineRule="atLeast"/>
        <w:ind w:left="0"/>
        <w:rPr>
          <w:rFonts w:ascii="Consolas" w:hAnsi="Consolas"/>
          <w:sz w:val="21"/>
          <w:szCs w:val="21"/>
          <w:rPrChange w:id="619" w:author="Dick" w:date="2019-07-08T05:56:00Z">
            <w:rPr>
              <w:rFonts w:ascii="Consolas" w:hAnsi="Consolas"/>
              <w:color w:val="000000"/>
              <w:sz w:val="21"/>
              <w:szCs w:val="21"/>
            </w:rPr>
          </w:rPrChange>
        </w:rPr>
      </w:pPr>
      <w:r w:rsidRPr="00A038F5">
        <w:rPr>
          <w:rFonts w:ascii="Consolas" w:hAnsi="Consolas"/>
          <w:sz w:val="21"/>
          <w:szCs w:val="21"/>
          <w:rPrChange w:id="620" w:author="Dick" w:date="2019-07-08T05:56:00Z">
            <w:rPr>
              <w:rFonts w:ascii="Consolas" w:hAnsi="Consolas"/>
              <w:color w:val="000000"/>
              <w:sz w:val="21"/>
              <w:szCs w:val="21"/>
            </w:rPr>
          </w:rPrChange>
        </w:rPr>
        <w:t xml:space="preserve">        {</w:t>
      </w:r>
    </w:p>
    <w:p w14:paraId="2BB1B7FE" w14:textId="77777777" w:rsidR="00A6239D" w:rsidRPr="00A038F5" w:rsidRDefault="00A6239D" w:rsidP="00A6239D">
      <w:pPr>
        <w:shd w:val="clear" w:color="auto" w:fill="FFFFFF"/>
        <w:spacing w:before="0" w:line="285" w:lineRule="atLeast"/>
        <w:ind w:left="0"/>
        <w:rPr>
          <w:rFonts w:ascii="Consolas" w:hAnsi="Consolas"/>
          <w:sz w:val="21"/>
          <w:szCs w:val="21"/>
          <w:rPrChange w:id="621" w:author="Dick" w:date="2019-07-08T05:56:00Z">
            <w:rPr>
              <w:rFonts w:ascii="Consolas" w:hAnsi="Consolas"/>
              <w:color w:val="000000"/>
              <w:sz w:val="21"/>
              <w:szCs w:val="21"/>
            </w:rPr>
          </w:rPrChange>
        </w:rPr>
      </w:pPr>
      <w:r w:rsidRPr="00A038F5">
        <w:rPr>
          <w:rFonts w:ascii="Consolas" w:hAnsi="Consolas"/>
          <w:sz w:val="21"/>
          <w:szCs w:val="21"/>
          <w:rPrChange w:id="622" w:author="Dick" w:date="2019-07-08T05:56:00Z">
            <w:rPr>
              <w:rFonts w:ascii="Consolas" w:hAnsi="Consolas"/>
              <w:color w:val="000000"/>
              <w:sz w:val="21"/>
              <w:szCs w:val="21"/>
            </w:rPr>
          </w:rPrChange>
        </w:rPr>
        <w:t xml:space="preserve">            </w:t>
      </w:r>
      <w:r w:rsidRPr="00A038F5">
        <w:rPr>
          <w:rFonts w:ascii="Consolas" w:hAnsi="Consolas"/>
          <w:sz w:val="21"/>
          <w:szCs w:val="21"/>
          <w:rPrChange w:id="623" w:author="Dick" w:date="2019-07-08T05:56:00Z">
            <w:rPr>
              <w:rFonts w:ascii="Consolas" w:hAnsi="Consolas"/>
              <w:color w:val="0451A5"/>
              <w:sz w:val="21"/>
              <w:szCs w:val="21"/>
            </w:rPr>
          </w:rPrChange>
        </w:rPr>
        <w:t>"uri"</w:t>
      </w:r>
      <w:r w:rsidRPr="00A038F5">
        <w:rPr>
          <w:rFonts w:ascii="Consolas" w:hAnsi="Consolas"/>
          <w:sz w:val="21"/>
          <w:szCs w:val="21"/>
          <w:rPrChange w:id="624" w:author="Dick" w:date="2019-07-08T05:56:00Z">
            <w:rPr>
              <w:rFonts w:ascii="Consolas" w:hAnsi="Consolas"/>
              <w:color w:val="000000"/>
              <w:sz w:val="21"/>
              <w:szCs w:val="21"/>
            </w:rPr>
          </w:rPrChange>
        </w:rPr>
        <w:t xml:space="preserve">: </w:t>
      </w:r>
      <w:r w:rsidR="000A3A6D" w:rsidRPr="00A038F5">
        <w:rPr>
          <w:rFonts w:ascii="Consolas" w:hAnsi="Consolas"/>
          <w:sz w:val="21"/>
          <w:szCs w:val="21"/>
          <w:rPrChange w:id="625" w:author="Dick" w:date="2019-07-08T05:56:00Z">
            <w:rPr>
              <w:rFonts w:ascii="Consolas" w:hAnsi="Consolas"/>
              <w:color w:val="A31515"/>
              <w:sz w:val="21"/>
              <w:szCs w:val="21"/>
            </w:rPr>
          </w:rPrChange>
        </w:rPr>
        <w:t>"Rest</w:t>
      </w:r>
      <w:r w:rsidRPr="00A038F5">
        <w:rPr>
          <w:rFonts w:ascii="Consolas" w:hAnsi="Consolas"/>
          <w:sz w:val="21"/>
          <w:szCs w:val="21"/>
          <w:rPrChange w:id="626" w:author="Dick" w:date="2019-07-08T05:56:00Z">
            <w:rPr>
              <w:rFonts w:ascii="Consolas" w:hAnsi="Consolas"/>
              <w:color w:val="A31515"/>
              <w:sz w:val="21"/>
              <w:szCs w:val="21"/>
            </w:rPr>
          </w:rPrChange>
        </w:rPr>
        <w:t>FS:/"</w:t>
      </w:r>
      <w:r w:rsidRPr="00A038F5">
        <w:rPr>
          <w:rFonts w:ascii="Consolas" w:hAnsi="Consolas"/>
          <w:sz w:val="21"/>
          <w:szCs w:val="21"/>
          <w:rPrChange w:id="627" w:author="Dick" w:date="2019-07-08T05:56:00Z">
            <w:rPr>
              <w:rFonts w:ascii="Consolas" w:hAnsi="Consolas"/>
              <w:color w:val="000000"/>
              <w:sz w:val="21"/>
              <w:szCs w:val="21"/>
            </w:rPr>
          </w:rPrChange>
        </w:rPr>
        <w:t>,</w:t>
      </w:r>
      <w:r w:rsidRPr="00A038F5">
        <w:rPr>
          <w:rFonts w:ascii="Consolas" w:hAnsi="Consolas"/>
          <w:sz w:val="21"/>
          <w:szCs w:val="21"/>
          <w:rPrChange w:id="628" w:author="Dick" w:date="2019-07-08T05:56:00Z">
            <w:rPr>
              <w:rFonts w:ascii="Consolas" w:hAnsi="Consolas"/>
              <w:color w:val="000000"/>
              <w:sz w:val="21"/>
              <w:szCs w:val="21"/>
            </w:rPr>
          </w:rPrChange>
        </w:rPr>
        <w:tab/>
      </w:r>
    </w:p>
    <w:p w14:paraId="5BEC6616" w14:textId="6D9984E9" w:rsidR="00A6239D" w:rsidRPr="00A038F5" w:rsidRDefault="00A6239D" w:rsidP="00A6239D">
      <w:pPr>
        <w:shd w:val="clear" w:color="auto" w:fill="FFFFFF"/>
        <w:spacing w:before="0" w:line="285" w:lineRule="atLeast"/>
        <w:ind w:left="0"/>
        <w:rPr>
          <w:rFonts w:ascii="Consolas" w:hAnsi="Consolas"/>
          <w:sz w:val="21"/>
          <w:szCs w:val="21"/>
          <w:rPrChange w:id="629" w:author="Dick" w:date="2019-07-08T05:56:00Z">
            <w:rPr>
              <w:rFonts w:ascii="Consolas" w:hAnsi="Consolas"/>
              <w:color w:val="000000"/>
              <w:sz w:val="21"/>
              <w:szCs w:val="21"/>
            </w:rPr>
          </w:rPrChange>
        </w:rPr>
      </w:pPr>
      <w:r w:rsidRPr="00A038F5">
        <w:rPr>
          <w:rFonts w:ascii="Consolas" w:hAnsi="Consolas"/>
          <w:sz w:val="21"/>
          <w:szCs w:val="21"/>
          <w:rPrChange w:id="630" w:author="Dick" w:date="2019-07-08T05:56:00Z">
            <w:rPr>
              <w:rFonts w:ascii="Consolas" w:hAnsi="Consolas"/>
              <w:color w:val="000000"/>
              <w:sz w:val="21"/>
              <w:szCs w:val="21"/>
            </w:rPr>
          </w:rPrChange>
        </w:rPr>
        <w:t xml:space="preserve">            </w:t>
      </w:r>
      <w:r w:rsidRPr="00A038F5">
        <w:rPr>
          <w:rFonts w:ascii="Consolas" w:hAnsi="Consolas"/>
          <w:sz w:val="21"/>
          <w:szCs w:val="21"/>
          <w:rPrChange w:id="631" w:author="Dick" w:date="2019-07-08T05:56:00Z">
            <w:rPr>
              <w:rFonts w:ascii="Consolas" w:hAnsi="Consolas"/>
              <w:color w:val="0451A5"/>
              <w:sz w:val="21"/>
              <w:szCs w:val="21"/>
            </w:rPr>
          </w:rPrChange>
        </w:rPr>
        <w:t>"name"</w:t>
      </w:r>
      <w:r w:rsidRPr="00A038F5">
        <w:rPr>
          <w:rFonts w:ascii="Consolas" w:hAnsi="Consolas"/>
          <w:sz w:val="21"/>
          <w:szCs w:val="21"/>
          <w:rPrChange w:id="632" w:author="Dick" w:date="2019-07-08T05:56:00Z">
            <w:rPr>
              <w:rFonts w:ascii="Consolas" w:hAnsi="Consolas"/>
              <w:color w:val="000000"/>
              <w:sz w:val="21"/>
              <w:szCs w:val="21"/>
            </w:rPr>
          </w:rPrChange>
        </w:rPr>
        <w:t xml:space="preserve">: </w:t>
      </w:r>
      <w:r w:rsidRPr="00A038F5">
        <w:rPr>
          <w:rFonts w:ascii="Consolas" w:hAnsi="Consolas"/>
          <w:sz w:val="21"/>
          <w:szCs w:val="21"/>
          <w:rPrChange w:id="633" w:author="Dick" w:date="2019-07-08T05:56:00Z">
            <w:rPr>
              <w:rFonts w:ascii="Consolas" w:hAnsi="Consolas"/>
              <w:color w:val="A31515"/>
              <w:sz w:val="21"/>
              <w:szCs w:val="21"/>
            </w:rPr>
          </w:rPrChange>
        </w:rPr>
        <w:t xml:space="preserve">"Account – </w:t>
      </w:r>
      <w:del w:id="634" w:author="Dick" w:date="2019-07-08T05:40:00Z">
        <w:r w:rsidRPr="00A038F5" w:rsidDel="00EE3E5B">
          <w:rPr>
            <w:rFonts w:ascii="Consolas" w:hAnsi="Consolas"/>
            <w:sz w:val="21"/>
            <w:szCs w:val="21"/>
            <w:rPrChange w:id="635" w:author="Dick" w:date="2019-07-08T05:56:00Z">
              <w:rPr>
                <w:rFonts w:ascii="Consolas" w:hAnsi="Consolas"/>
                <w:color w:val="A31515"/>
                <w:sz w:val="21"/>
                <w:szCs w:val="21"/>
              </w:rPr>
            </w:rPrChange>
          </w:rPr>
          <w:delText>SUPER-GROUP</w:delText>
        </w:r>
      </w:del>
      <w:ins w:id="636" w:author="Dick" w:date="2019-07-08T05:40:00Z">
        <w:r w:rsidR="00EE3E5B" w:rsidRPr="00A038F5">
          <w:rPr>
            <w:rFonts w:ascii="Consolas" w:hAnsi="Consolas"/>
            <w:sz w:val="21"/>
            <w:szCs w:val="21"/>
            <w:rPrChange w:id="637" w:author="Dick" w:date="2019-07-08T05:56:00Z">
              <w:rPr>
                <w:rFonts w:ascii="Consolas" w:hAnsi="Consolas"/>
                <w:color w:val="A31515"/>
                <w:sz w:val="21"/>
                <w:szCs w:val="21"/>
              </w:rPr>
            </w:rPrChange>
          </w:rPr>
          <w:t>Unidata</w:t>
        </w:r>
      </w:ins>
      <w:r w:rsidRPr="00A038F5">
        <w:rPr>
          <w:rFonts w:ascii="Consolas" w:hAnsi="Consolas"/>
          <w:sz w:val="21"/>
          <w:szCs w:val="21"/>
          <w:rPrChange w:id="638" w:author="Dick" w:date="2019-07-08T05:56:00Z">
            <w:rPr>
              <w:rFonts w:ascii="Consolas" w:hAnsi="Consolas"/>
              <w:color w:val="A31515"/>
              <w:sz w:val="21"/>
              <w:szCs w:val="21"/>
            </w:rPr>
          </w:rPrChange>
        </w:rPr>
        <w:t>"</w:t>
      </w:r>
      <w:r w:rsidRPr="00A038F5">
        <w:rPr>
          <w:rFonts w:ascii="Consolas" w:hAnsi="Consolas"/>
          <w:sz w:val="21"/>
          <w:szCs w:val="21"/>
          <w:rPrChange w:id="639" w:author="Dick" w:date="2019-07-08T05:56:00Z">
            <w:rPr>
              <w:rFonts w:ascii="Consolas" w:hAnsi="Consolas"/>
              <w:color w:val="000000"/>
              <w:sz w:val="21"/>
              <w:szCs w:val="21"/>
            </w:rPr>
          </w:rPrChange>
        </w:rPr>
        <w:t>,</w:t>
      </w:r>
    </w:p>
    <w:p w14:paraId="17153987" w14:textId="77777777" w:rsidR="00A6239D" w:rsidRPr="00A038F5" w:rsidRDefault="00A6239D" w:rsidP="00A6239D">
      <w:pPr>
        <w:shd w:val="clear" w:color="auto" w:fill="FFFFFF"/>
        <w:spacing w:before="0" w:line="285" w:lineRule="atLeast"/>
        <w:ind w:left="0"/>
        <w:rPr>
          <w:rFonts w:ascii="Consolas" w:hAnsi="Consolas"/>
          <w:sz w:val="21"/>
          <w:szCs w:val="21"/>
          <w:rPrChange w:id="640" w:author="Dick" w:date="2019-07-08T05:56:00Z">
            <w:rPr>
              <w:rFonts w:ascii="Consolas" w:hAnsi="Consolas"/>
              <w:color w:val="000000"/>
              <w:sz w:val="21"/>
              <w:szCs w:val="21"/>
            </w:rPr>
          </w:rPrChange>
        </w:rPr>
      </w:pPr>
      <w:r w:rsidRPr="00A038F5">
        <w:rPr>
          <w:rFonts w:ascii="Consolas" w:hAnsi="Consolas"/>
          <w:sz w:val="21"/>
          <w:szCs w:val="21"/>
          <w:rPrChange w:id="641" w:author="Dick" w:date="2019-07-08T05:56:00Z">
            <w:rPr>
              <w:rFonts w:ascii="Consolas" w:hAnsi="Consolas"/>
              <w:color w:val="000000"/>
              <w:sz w:val="21"/>
              <w:szCs w:val="21"/>
            </w:rPr>
          </w:rPrChange>
        </w:rPr>
        <w:t xml:space="preserve">        }       </w:t>
      </w:r>
    </w:p>
    <w:p w14:paraId="244CBA39" w14:textId="77777777" w:rsidR="00A6239D" w:rsidRPr="00A038F5" w:rsidRDefault="00A6239D" w:rsidP="00A6239D">
      <w:pPr>
        <w:shd w:val="clear" w:color="auto" w:fill="FFFFFF"/>
        <w:spacing w:before="0" w:line="285" w:lineRule="atLeast"/>
        <w:ind w:left="0"/>
        <w:rPr>
          <w:rFonts w:ascii="Consolas" w:hAnsi="Consolas"/>
          <w:sz w:val="21"/>
          <w:szCs w:val="21"/>
          <w:rPrChange w:id="642" w:author="Dick" w:date="2019-07-08T05:56:00Z">
            <w:rPr>
              <w:rFonts w:ascii="Consolas" w:hAnsi="Consolas"/>
              <w:color w:val="000000"/>
              <w:sz w:val="21"/>
              <w:szCs w:val="21"/>
            </w:rPr>
          </w:rPrChange>
        </w:rPr>
      </w:pPr>
      <w:r w:rsidRPr="00A038F5">
        <w:rPr>
          <w:rFonts w:ascii="Consolas" w:hAnsi="Consolas"/>
          <w:sz w:val="21"/>
          <w:szCs w:val="21"/>
          <w:rPrChange w:id="643" w:author="Dick" w:date="2019-07-08T05:56:00Z">
            <w:rPr>
              <w:rFonts w:ascii="Consolas" w:hAnsi="Consolas"/>
              <w:color w:val="000000"/>
              <w:sz w:val="21"/>
              <w:szCs w:val="21"/>
            </w:rPr>
          </w:rPrChange>
        </w:rPr>
        <w:t xml:space="preserve">    ],</w:t>
      </w:r>
    </w:p>
    <w:p w14:paraId="2E90EFCE" w14:textId="77777777" w:rsidR="00A6239D" w:rsidRPr="00A038F5" w:rsidRDefault="00A6239D" w:rsidP="00A6239D">
      <w:pPr>
        <w:shd w:val="clear" w:color="auto" w:fill="FFFFFF"/>
        <w:spacing w:before="0" w:line="285" w:lineRule="atLeast"/>
        <w:ind w:left="0"/>
        <w:rPr>
          <w:rFonts w:ascii="Consolas" w:hAnsi="Consolas"/>
          <w:sz w:val="21"/>
          <w:szCs w:val="21"/>
          <w:rPrChange w:id="644" w:author="Dick" w:date="2019-07-08T05:56:00Z">
            <w:rPr>
              <w:rFonts w:ascii="Consolas" w:hAnsi="Consolas"/>
              <w:color w:val="000000"/>
              <w:sz w:val="21"/>
              <w:szCs w:val="21"/>
            </w:rPr>
          </w:rPrChange>
        </w:rPr>
      </w:pPr>
    </w:p>
    <w:p w14:paraId="094C762D" w14:textId="6E46B266" w:rsidR="00A6239D" w:rsidRPr="00A038F5" w:rsidRDefault="00A6239D" w:rsidP="00A6239D">
      <w:pPr>
        <w:shd w:val="clear" w:color="auto" w:fill="FFFFFF"/>
        <w:spacing w:before="0" w:line="285" w:lineRule="atLeast"/>
        <w:ind w:left="0"/>
        <w:rPr>
          <w:ins w:id="645" w:author="Dick" w:date="2019-07-08T05:43:00Z"/>
          <w:rFonts w:ascii="Consolas" w:hAnsi="Consolas"/>
          <w:sz w:val="21"/>
          <w:szCs w:val="21"/>
          <w:rPrChange w:id="646" w:author="Dick" w:date="2019-07-08T05:56:00Z">
            <w:rPr>
              <w:ins w:id="647" w:author="Dick" w:date="2019-07-08T05:43:00Z"/>
              <w:rFonts w:ascii="Consolas" w:hAnsi="Consolas"/>
              <w:color w:val="000000"/>
              <w:sz w:val="21"/>
              <w:szCs w:val="21"/>
            </w:rPr>
          </w:rPrChange>
        </w:rPr>
      </w:pPr>
      <w:r w:rsidRPr="00A038F5">
        <w:rPr>
          <w:rFonts w:ascii="Consolas" w:hAnsi="Consolas"/>
          <w:sz w:val="21"/>
          <w:szCs w:val="21"/>
          <w:rPrChange w:id="648" w:author="Dick" w:date="2019-07-08T05:56:00Z">
            <w:rPr>
              <w:rFonts w:ascii="Consolas" w:hAnsi="Consolas"/>
              <w:color w:val="000000"/>
              <w:sz w:val="21"/>
              <w:szCs w:val="21"/>
            </w:rPr>
          </w:rPrChange>
        </w:rPr>
        <w:t>    </w:t>
      </w:r>
      <w:r w:rsidRPr="00A038F5">
        <w:rPr>
          <w:rFonts w:ascii="Consolas" w:hAnsi="Consolas"/>
          <w:sz w:val="21"/>
          <w:szCs w:val="21"/>
          <w:rPrChange w:id="649" w:author="Dick" w:date="2019-07-08T05:56:00Z">
            <w:rPr>
              <w:rFonts w:ascii="Consolas" w:hAnsi="Consolas"/>
              <w:color w:val="0451A5"/>
              <w:sz w:val="21"/>
              <w:szCs w:val="21"/>
            </w:rPr>
          </w:rPrChange>
        </w:rPr>
        <w:t>"settings"</w:t>
      </w:r>
      <w:r w:rsidRPr="00A038F5">
        <w:rPr>
          <w:rFonts w:ascii="Consolas" w:hAnsi="Consolas"/>
          <w:sz w:val="21"/>
          <w:szCs w:val="21"/>
          <w:rPrChange w:id="650" w:author="Dick" w:date="2019-07-08T05:56:00Z">
            <w:rPr>
              <w:rFonts w:ascii="Consolas" w:hAnsi="Consolas"/>
              <w:color w:val="000000"/>
              <w:sz w:val="21"/>
              <w:szCs w:val="21"/>
            </w:rPr>
          </w:rPrChange>
        </w:rPr>
        <w:t>: {</w:t>
      </w:r>
    </w:p>
    <w:p w14:paraId="2936F25C" w14:textId="08A1082F" w:rsidR="00EE3E5B" w:rsidRPr="00A038F5" w:rsidRDefault="00EE3E5B" w:rsidP="00A6239D">
      <w:pPr>
        <w:shd w:val="clear" w:color="auto" w:fill="FFFFFF"/>
        <w:spacing w:before="0" w:line="285" w:lineRule="atLeast"/>
        <w:ind w:left="0"/>
        <w:rPr>
          <w:rFonts w:ascii="Consolas" w:hAnsi="Consolas"/>
          <w:sz w:val="21"/>
          <w:szCs w:val="21"/>
          <w:rPrChange w:id="651" w:author="Dick" w:date="2019-07-08T05:56:00Z">
            <w:rPr>
              <w:rFonts w:ascii="Consolas" w:hAnsi="Consolas"/>
              <w:color w:val="000000"/>
              <w:sz w:val="21"/>
              <w:szCs w:val="21"/>
            </w:rPr>
          </w:rPrChange>
        </w:rPr>
      </w:pPr>
      <w:ins w:id="652" w:author="Dick" w:date="2019-07-08T05:43:00Z">
        <w:r w:rsidRPr="00A038F5">
          <w:rPr>
            <w:rFonts w:ascii="Consolas" w:hAnsi="Consolas"/>
            <w:sz w:val="21"/>
            <w:szCs w:val="21"/>
            <w:rPrChange w:id="653" w:author="Dick" w:date="2019-07-08T05:56:00Z">
              <w:rPr>
                <w:rFonts w:ascii="Consolas" w:hAnsi="Consolas"/>
                <w:color w:val="000000"/>
                <w:sz w:val="21"/>
                <w:szCs w:val="21"/>
              </w:rPr>
            </w:rPrChange>
          </w:rPr>
          <w:t xml:space="preserve">        “mvon.RestPath”: “http://localhost:90</w:t>
        </w:r>
      </w:ins>
      <w:ins w:id="654" w:author="Dick" w:date="2019-07-08T05:44:00Z">
        <w:r w:rsidRPr="00A038F5">
          <w:rPr>
            <w:rFonts w:ascii="Consolas" w:hAnsi="Consolas"/>
            <w:sz w:val="21"/>
            <w:szCs w:val="21"/>
            <w:rPrChange w:id="655" w:author="Dick" w:date="2019-07-08T05:56:00Z">
              <w:rPr>
                <w:rFonts w:ascii="Consolas" w:hAnsi="Consolas"/>
                <w:color w:val="000000"/>
                <w:sz w:val="21"/>
                <w:szCs w:val="21"/>
              </w:rPr>
            </w:rPrChange>
          </w:rPr>
          <w:t>05</w:t>
        </w:r>
      </w:ins>
      <w:ins w:id="656" w:author="Dick" w:date="2019-07-08T05:54:00Z">
        <w:r w:rsidR="004A6257" w:rsidRPr="00A038F5">
          <w:rPr>
            <w:rFonts w:ascii="Consolas" w:hAnsi="Consolas"/>
            <w:sz w:val="21"/>
            <w:szCs w:val="21"/>
            <w:rPrChange w:id="657" w:author="Dick" w:date="2019-07-08T05:56:00Z">
              <w:rPr>
                <w:rFonts w:ascii="Consolas" w:hAnsi="Consolas"/>
                <w:color w:val="000000"/>
                <w:sz w:val="21"/>
                <w:szCs w:val="21"/>
              </w:rPr>
            </w:rPrChange>
          </w:rPr>
          <w:t>/”,</w:t>
        </w:r>
      </w:ins>
    </w:p>
    <w:p w14:paraId="555E42A3" w14:textId="77777777" w:rsidR="00A6239D" w:rsidRPr="00A038F5" w:rsidRDefault="00A6239D" w:rsidP="00A6239D">
      <w:pPr>
        <w:shd w:val="clear" w:color="auto" w:fill="FFFFFF"/>
        <w:spacing w:before="0" w:line="285" w:lineRule="atLeast"/>
        <w:ind w:left="0"/>
        <w:rPr>
          <w:rFonts w:ascii="Consolas" w:hAnsi="Consolas"/>
          <w:sz w:val="21"/>
          <w:szCs w:val="21"/>
          <w:rPrChange w:id="658" w:author="Dick" w:date="2019-07-08T05:56:00Z">
            <w:rPr>
              <w:rFonts w:ascii="Consolas" w:hAnsi="Consolas"/>
              <w:color w:val="000000"/>
              <w:sz w:val="21"/>
              <w:szCs w:val="21"/>
            </w:rPr>
          </w:rPrChange>
        </w:rPr>
      </w:pPr>
      <w:r w:rsidRPr="00A038F5">
        <w:rPr>
          <w:rFonts w:ascii="Consolas" w:hAnsi="Consolas"/>
          <w:sz w:val="21"/>
          <w:szCs w:val="21"/>
          <w:rPrChange w:id="659" w:author="Dick" w:date="2019-07-08T05:56:00Z">
            <w:rPr>
              <w:rFonts w:ascii="Consolas" w:hAnsi="Consolas"/>
              <w:color w:val="000000"/>
              <w:sz w:val="21"/>
              <w:szCs w:val="21"/>
            </w:rPr>
          </w:rPrChange>
        </w:rPr>
        <w:t>        </w:t>
      </w:r>
      <w:r w:rsidR="000A3A6D" w:rsidRPr="00A038F5">
        <w:rPr>
          <w:rFonts w:ascii="Consolas" w:hAnsi="Consolas"/>
          <w:sz w:val="21"/>
          <w:szCs w:val="21"/>
          <w:rPrChange w:id="660" w:author="Dick" w:date="2019-07-08T05:56:00Z">
            <w:rPr>
              <w:rFonts w:ascii="Consolas" w:hAnsi="Consolas"/>
              <w:color w:val="0451A5"/>
              <w:sz w:val="21"/>
              <w:szCs w:val="21"/>
            </w:rPr>
          </w:rPrChange>
        </w:rPr>
        <w:t>"mvon.U</w:t>
      </w:r>
      <w:r w:rsidRPr="00A038F5">
        <w:rPr>
          <w:rFonts w:ascii="Consolas" w:hAnsi="Consolas"/>
          <w:sz w:val="21"/>
          <w:szCs w:val="21"/>
          <w:rPrChange w:id="661" w:author="Dick" w:date="2019-07-08T05:56:00Z">
            <w:rPr>
              <w:rFonts w:ascii="Consolas" w:hAnsi="Consolas"/>
              <w:color w:val="0451A5"/>
              <w:sz w:val="21"/>
              <w:szCs w:val="21"/>
            </w:rPr>
          </w:rPrChange>
        </w:rPr>
        <w:t>seGateway"</w:t>
      </w:r>
      <w:r w:rsidRPr="00A038F5">
        <w:rPr>
          <w:rFonts w:ascii="Consolas" w:hAnsi="Consolas"/>
          <w:sz w:val="21"/>
          <w:szCs w:val="21"/>
          <w:rPrChange w:id="662" w:author="Dick" w:date="2019-07-08T05:56:00Z">
            <w:rPr>
              <w:rFonts w:ascii="Consolas" w:hAnsi="Consolas"/>
              <w:color w:val="000000"/>
              <w:sz w:val="21"/>
              <w:szCs w:val="21"/>
            </w:rPr>
          </w:rPrChange>
        </w:rPr>
        <w:t xml:space="preserve">: </w:t>
      </w:r>
      <w:r w:rsidRPr="00A038F5">
        <w:rPr>
          <w:rFonts w:ascii="Consolas" w:hAnsi="Consolas"/>
          <w:sz w:val="21"/>
          <w:szCs w:val="21"/>
          <w:rPrChange w:id="663" w:author="Dick" w:date="2019-07-08T05:56:00Z">
            <w:rPr>
              <w:rFonts w:ascii="Consolas" w:hAnsi="Consolas"/>
              <w:color w:val="0000FF"/>
              <w:sz w:val="21"/>
              <w:szCs w:val="21"/>
            </w:rPr>
          </w:rPrChange>
        </w:rPr>
        <w:t>true</w:t>
      </w:r>
      <w:r w:rsidRPr="00A038F5">
        <w:rPr>
          <w:rFonts w:ascii="Consolas" w:hAnsi="Consolas"/>
          <w:sz w:val="21"/>
          <w:szCs w:val="21"/>
          <w:rPrChange w:id="664" w:author="Dick" w:date="2019-07-08T05:56:00Z">
            <w:rPr>
              <w:rFonts w:ascii="Consolas" w:hAnsi="Consolas"/>
              <w:color w:val="000000"/>
              <w:sz w:val="21"/>
              <w:szCs w:val="21"/>
            </w:rPr>
          </w:rPrChange>
        </w:rPr>
        <w:t>,</w:t>
      </w:r>
      <w:r w:rsidRPr="00A038F5">
        <w:rPr>
          <w:rFonts w:ascii="Consolas" w:hAnsi="Consolas"/>
          <w:sz w:val="21"/>
          <w:szCs w:val="21"/>
          <w:rPrChange w:id="665" w:author="Dick" w:date="2019-07-08T05:56:00Z">
            <w:rPr>
              <w:rFonts w:ascii="Consolas" w:hAnsi="Consolas"/>
              <w:color w:val="000000"/>
              <w:sz w:val="21"/>
              <w:szCs w:val="21"/>
            </w:rPr>
          </w:rPrChange>
        </w:rPr>
        <w:tab/>
      </w:r>
      <w:r w:rsidRPr="00A038F5">
        <w:rPr>
          <w:rFonts w:ascii="Consolas" w:hAnsi="Consolas"/>
          <w:sz w:val="21"/>
          <w:szCs w:val="21"/>
          <w:rPrChange w:id="666" w:author="Dick" w:date="2019-07-08T05:56:00Z">
            <w:rPr>
              <w:rFonts w:ascii="Consolas" w:hAnsi="Consolas"/>
              <w:color w:val="000000"/>
              <w:sz w:val="21"/>
              <w:szCs w:val="21"/>
            </w:rPr>
          </w:rPrChange>
        </w:rPr>
        <w:tab/>
      </w:r>
      <w:r w:rsidRPr="00A038F5">
        <w:rPr>
          <w:rFonts w:ascii="Consolas" w:hAnsi="Consolas"/>
          <w:sz w:val="21"/>
          <w:szCs w:val="21"/>
          <w:rPrChange w:id="667" w:author="Dick" w:date="2019-07-08T05:56:00Z">
            <w:rPr>
              <w:rFonts w:ascii="Consolas" w:hAnsi="Consolas"/>
              <w:color w:val="000000"/>
              <w:sz w:val="21"/>
              <w:szCs w:val="21"/>
            </w:rPr>
          </w:rPrChange>
        </w:rPr>
        <w:tab/>
      </w:r>
    </w:p>
    <w:p w14:paraId="1C2F3A17" w14:textId="4F288CFE" w:rsidR="00A6239D" w:rsidRPr="00A038F5" w:rsidRDefault="00A6239D" w:rsidP="00A6239D">
      <w:pPr>
        <w:shd w:val="clear" w:color="auto" w:fill="FFFFFF"/>
        <w:spacing w:before="0" w:line="285" w:lineRule="atLeast"/>
        <w:ind w:left="0"/>
        <w:rPr>
          <w:rFonts w:ascii="Consolas" w:hAnsi="Consolas"/>
          <w:sz w:val="21"/>
          <w:szCs w:val="21"/>
          <w:rPrChange w:id="668" w:author="Dick" w:date="2019-07-08T05:56:00Z">
            <w:rPr>
              <w:rFonts w:ascii="Consolas" w:hAnsi="Consolas"/>
              <w:color w:val="000000"/>
              <w:sz w:val="21"/>
              <w:szCs w:val="21"/>
            </w:rPr>
          </w:rPrChange>
        </w:rPr>
      </w:pPr>
      <w:r w:rsidRPr="00A038F5">
        <w:rPr>
          <w:rFonts w:ascii="Consolas" w:hAnsi="Consolas"/>
          <w:sz w:val="21"/>
          <w:szCs w:val="21"/>
          <w:rPrChange w:id="669" w:author="Dick" w:date="2019-07-08T05:56:00Z">
            <w:rPr>
              <w:rFonts w:ascii="Consolas" w:hAnsi="Consolas"/>
              <w:color w:val="000000"/>
              <w:sz w:val="21"/>
              <w:szCs w:val="21"/>
            </w:rPr>
          </w:rPrChange>
        </w:rPr>
        <w:t>        </w:t>
      </w:r>
      <w:r w:rsidR="000A3A6D" w:rsidRPr="00A038F5">
        <w:rPr>
          <w:rFonts w:ascii="Consolas" w:hAnsi="Consolas"/>
          <w:sz w:val="21"/>
          <w:szCs w:val="21"/>
          <w:rPrChange w:id="670" w:author="Dick" w:date="2019-07-08T05:56:00Z">
            <w:rPr>
              <w:rFonts w:ascii="Consolas" w:hAnsi="Consolas"/>
              <w:color w:val="0451A5"/>
              <w:sz w:val="21"/>
              <w:szCs w:val="21"/>
            </w:rPr>
          </w:rPrChange>
        </w:rPr>
        <w:t>"mvon.R</w:t>
      </w:r>
      <w:r w:rsidRPr="00A038F5">
        <w:rPr>
          <w:rFonts w:ascii="Consolas" w:hAnsi="Consolas"/>
          <w:sz w:val="21"/>
          <w:szCs w:val="21"/>
          <w:rPrChange w:id="671" w:author="Dick" w:date="2019-07-08T05:56:00Z">
            <w:rPr>
              <w:rFonts w:ascii="Consolas" w:hAnsi="Consolas"/>
              <w:color w:val="0451A5"/>
              <w:sz w:val="21"/>
              <w:szCs w:val="21"/>
            </w:rPr>
          </w:rPrChange>
        </w:rPr>
        <w:t>emoteHost"</w:t>
      </w:r>
      <w:r w:rsidRPr="00A038F5">
        <w:rPr>
          <w:rFonts w:ascii="Consolas" w:hAnsi="Consolas"/>
          <w:sz w:val="21"/>
          <w:szCs w:val="21"/>
          <w:rPrChange w:id="672" w:author="Dick" w:date="2019-07-08T05:56:00Z">
            <w:rPr>
              <w:rFonts w:ascii="Consolas" w:hAnsi="Consolas"/>
              <w:color w:val="000000"/>
              <w:sz w:val="21"/>
              <w:szCs w:val="21"/>
            </w:rPr>
          </w:rPrChange>
        </w:rPr>
        <w:t xml:space="preserve">: </w:t>
      </w:r>
      <w:r w:rsidRPr="00A038F5">
        <w:rPr>
          <w:rFonts w:ascii="Consolas" w:hAnsi="Consolas"/>
          <w:sz w:val="21"/>
          <w:szCs w:val="21"/>
          <w:rPrChange w:id="673" w:author="Dick" w:date="2019-07-08T05:56:00Z">
            <w:rPr>
              <w:rFonts w:ascii="Consolas" w:hAnsi="Consolas"/>
              <w:color w:val="A31515"/>
              <w:sz w:val="21"/>
              <w:szCs w:val="21"/>
            </w:rPr>
          </w:rPrChange>
        </w:rPr>
        <w:t>"192.168.1</w:t>
      </w:r>
      <w:del w:id="674" w:author="Dick" w:date="2019-07-08T05:40:00Z">
        <w:r w:rsidRPr="00A038F5" w:rsidDel="00EE3E5B">
          <w:rPr>
            <w:rFonts w:ascii="Consolas" w:hAnsi="Consolas"/>
            <w:sz w:val="21"/>
            <w:szCs w:val="21"/>
            <w:rPrChange w:id="675" w:author="Dick" w:date="2019-07-08T05:56:00Z">
              <w:rPr>
                <w:rFonts w:ascii="Consolas" w:hAnsi="Consolas"/>
                <w:color w:val="A31515"/>
                <w:sz w:val="21"/>
                <w:szCs w:val="21"/>
              </w:rPr>
            </w:rPrChange>
          </w:rPr>
          <w:delText>37</w:delText>
        </w:r>
      </w:del>
      <w:r w:rsidRPr="00A038F5">
        <w:rPr>
          <w:rFonts w:ascii="Consolas" w:hAnsi="Consolas"/>
          <w:sz w:val="21"/>
          <w:szCs w:val="21"/>
          <w:rPrChange w:id="676" w:author="Dick" w:date="2019-07-08T05:56:00Z">
            <w:rPr>
              <w:rFonts w:ascii="Consolas" w:hAnsi="Consolas"/>
              <w:color w:val="A31515"/>
              <w:sz w:val="21"/>
              <w:szCs w:val="21"/>
            </w:rPr>
          </w:rPrChange>
        </w:rPr>
        <w:t>.10</w:t>
      </w:r>
      <w:del w:id="677" w:author="Dick" w:date="2019-07-08T05:40:00Z">
        <w:r w:rsidRPr="00A038F5" w:rsidDel="00EE3E5B">
          <w:rPr>
            <w:rFonts w:ascii="Consolas" w:hAnsi="Consolas"/>
            <w:sz w:val="21"/>
            <w:szCs w:val="21"/>
            <w:rPrChange w:id="678" w:author="Dick" w:date="2019-07-08T05:56:00Z">
              <w:rPr>
                <w:rFonts w:ascii="Consolas" w:hAnsi="Consolas"/>
                <w:color w:val="A31515"/>
                <w:sz w:val="21"/>
                <w:szCs w:val="21"/>
              </w:rPr>
            </w:rPrChange>
          </w:rPr>
          <w:delText>2</w:delText>
        </w:r>
      </w:del>
      <w:r w:rsidRPr="00A038F5">
        <w:rPr>
          <w:rFonts w:ascii="Consolas" w:hAnsi="Consolas"/>
          <w:sz w:val="21"/>
          <w:szCs w:val="21"/>
          <w:rPrChange w:id="679" w:author="Dick" w:date="2019-07-08T05:56:00Z">
            <w:rPr>
              <w:rFonts w:ascii="Consolas" w:hAnsi="Consolas"/>
              <w:color w:val="A31515"/>
              <w:sz w:val="21"/>
              <w:szCs w:val="21"/>
            </w:rPr>
          </w:rPrChange>
        </w:rPr>
        <w:t>"</w:t>
      </w:r>
      <w:r w:rsidRPr="00A038F5">
        <w:rPr>
          <w:rFonts w:ascii="Consolas" w:hAnsi="Consolas"/>
          <w:sz w:val="21"/>
          <w:szCs w:val="21"/>
          <w:rPrChange w:id="680" w:author="Dick" w:date="2019-07-08T05:56:00Z">
            <w:rPr>
              <w:rFonts w:ascii="Consolas" w:hAnsi="Consolas"/>
              <w:color w:val="000000"/>
              <w:sz w:val="21"/>
              <w:szCs w:val="21"/>
            </w:rPr>
          </w:rPrChange>
        </w:rPr>
        <w:t>,</w:t>
      </w:r>
      <w:r w:rsidRPr="00A038F5">
        <w:rPr>
          <w:rFonts w:ascii="Consolas" w:hAnsi="Consolas"/>
          <w:sz w:val="21"/>
          <w:szCs w:val="21"/>
          <w:rPrChange w:id="681" w:author="Dick" w:date="2019-07-08T05:56:00Z">
            <w:rPr>
              <w:rFonts w:ascii="Consolas" w:hAnsi="Consolas"/>
              <w:color w:val="000000"/>
              <w:sz w:val="21"/>
              <w:szCs w:val="21"/>
            </w:rPr>
          </w:rPrChange>
        </w:rPr>
        <w:tab/>
      </w:r>
    </w:p>
    <w:p w14:paraId="5AD433C9" w14:textId="7963D475" w:rsidR="00A6239D" w:rsidRPr="00A038F5" w:rsidRDefault="00A6239D" w:rsidP="00A6239D">
      <w:pPr>
        <w:shd w:val="clear" w:color="auto" w:fill="FFFFFF"/>
        <w:spacing w:before="0" w:line="285" w:lineRule="atLeast"/>
        <w:ind w:left="0"/>
        <w:rPr>
          <w:rFonts w:ascii="Consolas" w:hAnsi="Consolas"/>
          <w:sz w:val="21"/>
          <w:szCs w:val="21"/>
          <w:rPrChange w:id="682" w:author="Dick" w:date="2019-07-08T05:56:00Z">
            <w:rPr>
              <w:rFonts w:ascii="Consolas" w:hAnsi="Consolas"/>
              <w:color w:val="000000"/>
              <w:sz w:val="21"/>
              <w:szCs w:val="21"/>
            </w:rPr>
          </w:rPrChange>
        </w:rPr>
      </w:pPr>
      <w:r w:rsidRPr="00A038F5">
        <w:rPr>
          <w:rFonts w:ascii="Consolas" w:hAnsi="Consolas"/>
          <w:sz w:val="21"/>
          <w:szCs w:val="21"/>
          <w:rPrChange w:id="683" w:author="Dick" w:date="2019-07-08T05:56:00Z">
            <w:rPr>
              <w:rFonts w:ascii="Consolas" w:hAnsi="Consolas"/>
              <w:color w:val="000000"/>
              <w:sz w:val="21"/>
              <w:szCs w:val="21"/>
            </w:rPr>
          </w:rPrChange>
        </w:rPr>
        <w:t>        </w:t>
      </w:r>
      <w:r w:rsidRPr="00A038F5">
        <w:rPr>
          <w:rFonts w:ascii="Consolas" w:hAnsi="Consolas"/>
          <w:sz w:val="21"/>
          <w:szCs w:val="21"/>
          <w:rPrChange w:id="684" w:author="Dick" w:date="2019-07-08T05:56:00Z">
            <w:rPr>
              <w:rFonts w:ascii="Consolas" w:hAnsi="Consolas"/>
              <w:color w:val="0451A5"/>
              <w:sz w:val="21"/>
              <w:szCs w:val="21"/>
            </w:rPr>
          </w:rPrChange>
        </w:rPr>
        <w:t>"mvon.</w:t>
      </w:r>
      <w:del w:id="685" w:author="Dick" w:date="2019-07-08T05:50:00Z">
        <w:r w:rsidRPr="00A038F5" w:rsidDel="00C04BF2">
          <w:rPr>
            <w:rFonts w:ascii="Consolas" w:hAnsi="Consolas"/>
            <w:sz w:val="21"/>
            <w:szCs w:val="21"/>
            <w:rPrChange w:id="686" w:author="Dick" w:date="2019-07-08T05:56:00Z">
              <w:rPr>
                <w:rFonts w:ascii="Consolas" w:hAnsi="Consolas"/>
                <w:color w:val="0451A5"/>
                <w:sz w:val="21"/>
                <w:szCs w:val="21"/>
              </w:rPr>
            </w:rPrChange>
          </w:rPr>
          <w:delText>gatewayType</w:delText>
        </w:r>
      </w:del>
      <w:ins w:id="687" w:author="Dick" w:date="2019-07-08T05:50:00Z">
        <w:r w:rsidR="00C04BF2" w:rsidRPr="00A038F5">
          <w:rPr>
            <w:rFonts w:ascii="Consolas" w:hAnsi="Consolas"/>
            <w:sz w:val="21"/>
            <w:szCs w:val="21"/>
            <w:rPrChange w:id="688" w:author="Dick" w:date="2019-07-08T05:56:00Z">
              <w:rPr>
                <w:rFonts w:ascii="Consolas" w:hAnsi="Consolas"/>
                <w:color w:val="0451A5"/>
                <w:sz w:val="21"/>
                <w:szCs w:val="21"/>
              </w:rPr>
            </w:rPrChange>
          </w:rPr>
          <w:t>GatewayType</w:t>
        </w:r>
      </w:ins>
      <w:r w:rsidRPr="00A038F5">
        <w:rPr>
          <w:rFonts w:ascii="Consolas" w:hAnsi="Consolas"/>
          <w:sz w:val="21"/>
          <w:szCs w:val="21"/>
          <w:rPrChange w:id="689" w:author="Dick" w:date="2019-07-08T05:56:00Z">
            <w:rPr>
              <w:rFonts w:ascii="Consolas" w:hAnsi="Consolas"/>
              <w:color w:val="0451A5"/>
              <w:sz w:val="21"/>
              <w:szCs w:val="21"/>
            </w:rPr>
          </w:rPrChange>
        </w:rPr>
        <w:t>"</w:t>
      </w:r>
      <w:r w:rsidRPr="00A038F5">
        <w:rPr>
          <w:rFonts w:ascii="Consolas" w:hAnsi="Consolas"/>
          <w:sz w:val="21"/>
          <w:szCs w:val="21"/>
          <w:rPrChange w:id="690" w:author="Dick" w:date="2019-07-08T05:56:00Z">
            <w:rPr>
              <w:rFonts w:ascii="Consolas" w:hAnsi="Consolas"/>
              <w:color w:val="000000"/>
              <w:sz w:val="21"/>
              <w:szCs w:val="21"/>
            </w:rPr>
          </w:rPrChange>
        </w:rPr>
        <w:t xml:space="preserve">: </w:t>
      </w:r>
      <w:r w:rsidRPr="00A038F5">
        <w:rPr>
          <w:rFonts w:ascii="Consolas" w:hAnsi="Consolas"/>
          <w:sz w:val="21"/>
          <w:szCs w:val="21"/>
          <w:rPrChange w:id="691" w:author="Dick" w:date="2019-07-08T05:56:00Z">
            <w:rPr>
              <w:rFonts w:ascii="Consolas" w:hAnsi="Consolas"/>
              <w:color w:val="A31515"/>
              <w:sz w:val="21"/>
              <w:szCs w:val="21"/>
            </w:rPr>
          </w:rPrChange>
        </w:rPr>
        <w:t>"Unidata"</w:t>
      </w:r>
      <w:r w:rsidRPr="00A038F5">
        <w:rPr>
          <w:rFonts w:ascii="Consolas" w:hAnsi="Consolas"/>
          <w:sz w:val="21"/>
          <w:szCs w:val="21"/>
          <w:rPrChange w:id="692" w:author="Dick" w:date="2019-07-08T05:56:00Z">
            <w:rPr>
              <w:rFonts w:ascii="Consolas" w:hAnsi="Consolas"/>
              <w:color w:val="000000"/>
              <w:sz w:val="21"/>
              <w:szCs w:val="21"/>
            </w:rPr>
          </w:rPrChange>
        </w:rPr>
        <w:t>,</w:t>
      </w:r>
    </w:p>
    <w:p w14:paraId="19D37F09" w14:textId="05D8D26D" w:rsidR="00A6239D" w:rsidRPr="00A038F5" w:rsidRDefault="00A6239D" w:rsidP="00A6239D">
      <w:pPr>
        <w:shd w:val="clear" w:color="auto" w:fill="FFFFFF"/>
        <w:spacing w:before="0" w:line="285" w:lineRule="atLeast"/>
        <w:ind w:left="0"/>
        <w:rPr>
          <w:rFonts w:ascii="Consolas" w:hAnsi="Consolas"/>
          <w:sz w:val="21"/>
          <w:szCs w:val="21"/>
          <w:rPrChange w:id="693" w:author="Dick" w:date="2019-07-08T05:56:00Z">
            <w:rPr>
              <w:rFonts w:ascii="Consolas" w:hAnsi="Consolas"/>
              <w:color w:val="000000"/>
              <w:sz w:val="21"/>
              <w:szCs w:val="21"/>
            </w:rPr>
          </w:rPrChange>
        </w:rPr>
      </w:pPr>
      <w:r w:rsidRPr="00A038F5">
        <w:rPr>
          <w:rFonts w:ascii="Consolas" w:hAnsi="Consolas"/>
          <w:sz w:val="21"/>
          <w:szCs w:val="21"/>
          <w:rPrChange w:id="694" w:author="Dick" w:date="2019-07-08T05:56:00Z">
            <w:rPr>
              <w:rFonts w:ascii="Consolas" w:hAnsi="Consolas"/>
              <w:color w:val="000000"/>
              <w:sz w:val="21"/>
              <w:szCs w:val="21"/>
            </w:rPr>
          </w:rPrChange>
        </w:rPr>
        <w:t xml:space="preserve">        </w:t>
      </w:r>
      <w:r w:rsidRPr="00A038F5">
        <w:rPr>
          <w:rFonts w:ascii="Consolas" w:hAnsi="Consolas"/>
          <w:sz w:val="21"/>
          <w:szCs w:val="21"/>
          <w:rPrChange w:id="695" w:author="Dick" w:date="2019-07-08T05:56:00Z">
            <w:rPr>
              <w:rFonts w:ascii="Consolas" w:hAnsi="Consolas"/>
              <w:color w:val="0451A5"/>
              <w:sz w:val="21"/>
              <w:szCs w:val="21"/>
            </w:rPr>
          </w:rPrChange>
        </w:rPr>
        <w:t>"mvon.UserName"</w:t>
      </w:r>
      <w:r w:rsidRPr="00A038F5">
        <w:rPr>
          <w:rFonts w:ascii="Consolas" w:hAnsi="Consolas"/>
          <w:sz w:val="21"/>
          <w:szCs w:val="21"/>
          <w:rPrChange w:id="696" w:author="Dick" w:date="2019-07-08T05:56:00Z">
            <w:rPr>
              <w:rFonts w:ascii="Consolas" w:hAnsi="Consolas"/>
              <w:color w:val="000000"/>
              <w:sz w:val="21"/>
              <w:szCs w:val="21"/>
            </w:rPr>
          </w:rPrChange>
        </w:rPr>
        <w:t xml:space="preserve">: </w:t>
      </w:r>
      <w:r w:rsidRPr="00A038F5">
        <w:rPr>
          <w:rFonts w:ascii="Consolas" w:hAnsi="Consolas"/>
          <w:sz w:val="21"/>
          <w:szCs w:val="21"/>
          <w:rPrChange w:id="697" w:author="Dick" w:date="2019-07-08T05:56:00Z">
            <w:rPr>
              <w:rFonts w:ascii="Consolas" w:hAnsi="Consolas"/>
              <w:color w:val="A31515"/>
              <w:sz w:val="21"/>
              <w:szCs w:val="21"/>
            </w:rPr>
          </w:rPrChange>
        </w:rPr>
        <w:t>"</w:t>
      </w:r>
      <w:del w:id="698" w:author="Dick" w:date="2019-07-08T05:40:00Z">
        <w:r w:rsidRPr="00A038F5" w:rsidDel="00EE3E5B">
          <w:rPr>
            <w:rFonts w:ascii="Consolas" w:hAnsi="Consolas"/>
            <w:sz w:val="21"/>
            <w:szCs w:val="21"/>
            <w:rPrChange w:id="699" w:author="Dick" w:date="2019-07-08T05:56:00Z">
              <w:rPr>
                <w:rFonts w:ascii="Consolas" w:hAnsi="Consolas"/>
                <w:color w:val="A31515"/>
                <w:sz w:val="21"/>
                <w:szCs w:val="21"/>
              </w:rPr>
            </w:rPrChange>
          </w:rPr>
          <w:delText>mvon</w:delText>
        </w:r>
      </w:del>
      <w:ins w:id="700" w:author="Dick" w:date="2019-07-08T05:40:00Z">
        <w:r w:rsidR="00EE3E5B" w:rsidRPr="00A038F5">
          <w:rPr>
            <w:rFonts w:ascii="Consolas" w:hAnsi="Consolas"/>
            <w:sz w:val="21"/>
            <w:szCs w:val="21"/>
            <w:rPrChange w:id="701" w:author="Dick" w:date="2019-07-08T05:56:00Z">
              <w:rPr>
                <w:rFonts w:ascii="Consolas" w:hAnsi="Consolas"/>
                <w:color w:val="A31515"/>
                <w:sz w:val="21"/>
                <w:szCs w:val="21"/>
              </w:rPr>
            </w:rPrChange>
          </w:rPr>
          <w:t>MVextensions</w:t>
        </w:r>
      </w:ins>
      <w:r w:rsidRPr="00A038F5">
        <w:rPr>
          <w:rFonts w:ascii="Consolas" w:hAnsi="Consolas"/>
          <w:sz w:val="21"/>
          <w:szCs w:val="21"/>
          <w:rPrChange w:id="702" w:author="Dick" w:date="2019-07-08T05:56:00Z">
            <w:rPr>
              <w:rFonts w:ascii="Consolas" w:hAnsi="Consolas"/>
              <w:color w:val="A31515"/>
              <w:sz w:val="21"/>
              <w:szCs w:val="21"/>
            </w:rPr>
          </w:rPrChange>
        </w:rPr>
        <w:t>"</w:t>
      </w:r>
      <w:r w:rsidRPr="00A038F5">
        <w:rPr>
          <w:rFonts w:ascii="Consolas" w:hAnsi="Consolas"/>
          <w:sz w:val="21"/>
          <w:szCs w:val="21"/>
          <w:rPrChange w:id="703" w:author="Dick" w:date="2019-07-08T05:56:00Z">
            <w:rPr>
              <w:rFonts w:ascii="Consolas" w:hAnsi="Consolas"/>
              <w:color w:val="000000"/>
              <w:sz w:val="21"/>
              <w:szCs w:val="21"/>
            </w:rPr>
          </w:rPrChange>
        </w:rPr>
        <w:t>,</w:t>
      </w:r>
    </w:p>
    <w:p w14:paraId="61BD4E04" w14:textId="2116F6FC" w:rsidR="00A6239D" w:rsidRPr="00A038F5" w:rsidRDefault="00A6239D" w:rsidP="00A6239D">
      <w:pPr>
        <w:shd w:val="clear" w:color="auto" w:fill="FFFFFF"/>
        <w:spacing w:before="0" w:line="285" w:lineRule="atLeast"/>
        <w:ind w:left="0"/>
        <w:rPr>
          <w:rFonts w:ascii="Consolas" w:hAnsi="Consolas"/>
          <w:sz w:val="21"/>
          <w:szCs w:val="21"/>
          <w:rPrChange w:id="704" w:author="Dick" w:date="2019-07-08T05:56:00Z">
            <w:rPr>
              <w:rFonts w:ascii="Consolas" w:hAnsi="Consolas"/>
              <w:color w:val="000000"/>
              <w:sz w:val="21"/>
              <w:szCs w:val="21"/>
            </w:rPr>
          </w:rPrChange>
        </w:rPr>
      </w:pPr>
      <w:r w:rsidRPr="00A038F5">
        <w:rPr>
          <w:rFonts w:ascii="Consolas" w:hAnsi="Consolas"/>
          <w:sz w:val="21"/>
          <w:szCs w:val="21"/>
          <w:rPrChange w:id="705" w:author="Dick" w:date="2019-07-08T05:56:00Z">
            <w:rPr>
              <w:rFonts w:ascii="Consolas" w:hAnsi="Consolas"/>
              <w:color w:val="000000"/>
              <w:sz w:val="21"/>
              <w:szCs w:val="21"/>
            </w:rPr>
          </w:rPrChange>
        </w:rPr>
        <w:t>        </w:t>
      </w:r>
      <w:r w:rsidRPr="00A038F5">
        <w:rPr>
          <w:rFonts w:ascii="Consolas" w:hAnsi="Consolas"/>
          <w:sz w:val="21"/>
          <w:szCs w:val="21"/>
          <w:rPrChange w:id="706" w:author="Dick" w:date="2019-07-08T05:56:00Z">
            <w:rPr>
              <w:rFonts w:ascii="Consolas" w:hAnsi="Consolas"/>
              <w:color w:val="0451A5"/>
              <w:sz w:val="21"/>
              <w:szCs w:val="21"/>
            </w:rPr>
          </w:rPrChange>
        </w:rPr>
        <w:t>"mvon.Password"</w:t>
      </w:r>
      <w:r w:rsidRPr="00A038F5">
        <w:rPr>
          <w:rFonts w:ascii="Consolas" w:hAnsi="Consolas"/>
          <w:sz w:val="21"/>
          <w:szCs w:val="21"/>
          <w:rPrChange w:id="707" w:author="Dick" w:date="2019-07-08T05:56:00Z">
            <w:rPr>
              <w:rFonts w:ascii="Consolas" w:hAnsi="Consolas"/>
              <w:color w:val="000000"/>
              <w:sz w:val="21"/>
              <w:szCs w:val="21"/>
            </w:rPr>
          </w:rPrChange>
        </w:rPr>
        <w:t xml:space="preserve">: </w:t>
      </w:r>
      <w:r w:rsidRPr="00A038F5">
        <w:rPr>
          <w:rFonts w:ascii="Consolas" w:hAnsi="Consolas"/>
          <w:sz w:val="21"/>
          <w:szCs w:val="21"/>
          <w:rPrChange w:id="708" w:author="Dick" w:date="2019-07-08T05:56:00Z">
            <w:rPr>
              <w:rFonts w:ascii="Consolas" w:hAnsi="Consolas"/>
              <w:color w:val="A31515"/>
              <w:sz w:val="21"/>
              <w:szCs w:val="21"/>
            </w:rPr>
          </w:rPrChange>
        </w:rPr>
        <w:t>"</w:t>
      </w:r>
      <w:del w:id="709" w:author="Dick" w:date="2019-07-08T05:40:00Z">
        <w:r w:rsidRPr="00A038F5" w:rsidDel="00EE3E5B">
          <w:rPr>
            <w:rFonts w:ascii="Consolas" w:hAnsi="Consolas"/>
            <w:sz w:val="21"/>
            <w:szCs w:val="21"/>
            <w:rPrChange w:id="710" w:author="Dick" w:date="2019-07-08T05:56:00Z">
              <w:rPr>
                <w:rFonts w:ascii="Consolas" w:hAnsi="Consolas"/>
                <w:color w:val="A31515"/>
                <w:sz w:val="21"/>
                <w:szCs w:val="21"/>
              </w:rPr>
            </w:rPrChange>
          </w:rPr>
          <w:delText>mvon#</w:delText>
        </w:r>
      </w:del>
      <w:ins w:id="711" w:author="Dick" w:date="2019-07-08T05:40:00Z">
        <w:r w:rsidR="00EE3E5B" w:rsidRPr="00A038F5">
          <w:rPr>
            <w:rFonts w:ascii="Consolas" w:hAnsi="Consolas"/>
            <w:sz w:val="21"/>
            <w:szCs w:val="21"/>
            <w:rPrChange w:id="712" w:author="Dick" w:date="2019-07-08T05:56:00Z">
              <w:rPr>
                <w:rFonts w:ascii="Consolas" w:hAnsi="Consolas"/>
                <w:color w:val="A31515"/>
                <w:sz w:val="21"/>
                <w:szCs w:val="21"/>
              </w:rPr>
            </w:rPrChange>
          </w:rPr>
          <w:t>Password1</w:t>
        </w:r>
      </w:ins>
      <w:r w:rsidRPr="00A038F5">
        <w:rPr>
          <w:rFonts w:ascii="Consolas" w:hAnsi="Consolas"/>
          <w:sz w:val="21"/>
          <w:szCs w:val="21"/>
          <w:rPrChange w:id="713" w:author="Dick" w:date="2019-07-08T05:56:00Z">
            <w:rPr>
              <w:rFonts w:ascii="Consolas" w:hAnsi="Consolas"/>
              <w:color w:val="A31515"/>
              <w:sz w:val="21"/>
              <w:szCs w:val="21"/>
            </w:rPr>
          </w:rPrChange>
        </w:rPr>
        <w:t>"</w:t>
      </w:r>
      <w:r w:rsidRPr="00A038F5">
        <w:rPr>
          <w:rFonts w:ascii="Consolas" w:hAnsi="Consolas"/>
          <w:sz w:val="21"/>
          <w:szCs w:val="21"/>
          <w:rPrChange w:id="714" w:author="Dick" w:date="2019-07-08T05:56:00Z">
            <w:rPr>
              <w:rFonts w:ascii="Consolas" w:hAnsi="Consolas"/>
              <w:color w:val="000000"/>
              <w:sz w:val="21"/>
              <w:szCs w:val="21"/>
            </w:rPr>
          </w:rPrChange>
        </w:rPr>
        <w:t>,</w:t>
      </w:r>
    </w:p>
    <w:p w14:paraId="3666CFD0" w14:textId="65B2D13F" w:rsidR="000A3A6D" w:rsidRPr="00A038F5" w:rsidRDefault="000A3A6D" w:rsidP="00A6239D">
      <w:pPr>
        <w:shd w:val="clear" w:color="auto" w:fill="FFFFFF"/>
        <w:spacing w:before="0" w:line="285" w:lineRule="atLeast"/>
        <w:ind w:left="0"/>
        <w:rPr>
          <w:rFonts w:ascii="Consolas" w:hAnsi="Consolas"/>
          <w:sz w:val="21"/>
          <w:szCs w:val="21"/>
          <w:rPrChange w:id="715" w:author="Dick" w:date="2019-07-08T05:56:00Z">
            <w:rPr>
              <w:rFonts w:ascii="Consolas" w:hAnsi="Consolas"/>
              <w:color w:val="000000"/>
              <w:sz w:val="21"/>
              <w:szCs w:val="21"/>
            </w:rPr>
          </w:rPrChange>
        </w:rPr>
      </w:pPr>
      <w:r w:rsidRPr="00A038F5">
        <w:rPr>
          <w:rFonts w:ascii="Consolas" w:hAnsi="Consolas"/>
          <w:sz w:val="21"/>
          <w:szCs w:val="21"/>
          <w:rPrChange w:id="716" w:author="Dick" w:date="2019-07-08T05:56:00Z">
            <w:rPr>
              <w:rFonts w:ascii="Consolas" w:hAnsi="Consolas"/>
              <w:color w:val="0451A5"/>
              <w:sz w:val="21"/>
              <w:szCs w:val="21"/>
            </w:rPr>
          </w:rPrChange>
        </w:rPr>
        <w:t xml:space="preserve">        "mvon.Account"</w:t>
      </w:r>
      <w:r w:rsidRPr="00A038F5">
        <w:rPr>
          <w:rFonts w:ascii="Consolas" w:hAnsi="Consolas"/>
          <w:sz w:val="21"/>
          <w:szCs w:val="21"/>
          <w:rPrChange w:id="717" w:author="Dick" w:date="2019-07-08T05:56:00Z">
            <w:rPr>
              <w:rFonts w:ascii="Consolas" w:hAnsi="Consolas"/>
              <w:color w:val="000000"/>
              <w:sz w:val="21"/>
              <w:szCs w:val="21"/>
            </w:rPr>
          </w:rPrChange>
        </w:rPr>
        <w:t xml:space="preserve">: </w:t>
      </w:r>
      <w:r w:rsidRPr="00A038F5">
        <w:rPr>
          <w:rFonts w:ascii="Consolas" w:hAnsi="Consolas"/>
          <w:sz w:val="21"/>
          <w:szCs w:val="21"/>
          <w:rPrChange w:id="718" w:author="Dick" w:date="2019-07-08T05:56:00Z">
            <w:rPr>
              <w:rFonts w:ascii="Consolas" w:hAnsi="Consolas"/>
              <w:color w:val="A31515"/>
              <w:sz w:val="21"/>
              <w:szCs w:val="21"/>
            </w:rPr>
          </w:rPrChange>
        </w:rPr>
        <w:t>"</w:t>
      </w:r>
      <w:del w:id="719" w:author="Dick" w:date="2019-07-08T05:40:00Z">
        <w:r w:rsidRPr="00A038F5" w:rsidDel="00EE3E5B">
          <w:rPr>
            <w:rFonts w:ascii="Consolas" w:hAnsi="Consolas"/>
            <w:sz w:val="21"/>
            <w:szCs w:val="21"/>
            <w:rPrChange w:id="720" w:author="Dick" w:date="2019-07-08T05:56:00Z">
              <w:rPr>
                <w:rFonts w:ascii="Consolas" w:hAnsi="Consolas"/>
                <w:color w:val="A31515"/>
                <w:sz w:val="21"/>
                <w:szCs w:val="21"/>
              </w:rPr>
            </w:rPrChange>
          </w:rPr>
          <w:delText>SUPER-GROUP</w:delText>
        </w:r>
      </w:del>
      <w:ins w:id="721" w:author="Dick" w:date="2019-07-08T05:40:00Z">
        <w:r w:rsidR="00EE3E5B" w:rsidRPr="00A038F5">
          <w:rPr>
            <w:rFonts w:ascii="Consolas" w:hAnsi="Consolas"/>
            <w:sz w:val="21"/>
            <w:szCs w:val="21"/>
            <w:rPrChange w:id="722" w:author="Dick" w:date="2019-07-08T05:56:00Z">
              <w:rPr>
                <w:rFonts w:ascii="Consolas" w:hAnsi="Consolas"/>
                <w:color w:val="A31515"/>
                <w:sz w:val="21"/>
                <w:szCs w:val="21"/>
              </w:rPr>
            </w:rPrChange>
          </w:rPr>
          <w:t>MV</w:t>
        </w:r>
      </w:ins>
      <w:r w:rsidRPr="00A038F5">
        <w:rPr>
          <w:rFonts w:ascii="Consolas" w:hAnsi="Consolas"/>
          <w:sz w:val="21"/>
          <w:szCs w:val="21"/>
          <w:rPrChange w:id="723" w:author="Dick" w:date="2019-07-08T05:56:00Z">
            <w:rPr>
              <w:rFonts w:ascii="Consolas" w:hAnsi="Consolas"/>
              <w:color w:val="A31515"/>
              <w:sz w:val="21"/>
              <w:szCs w:val="21"/>
            </w:rPr>
          </w:rPrChange>
        </w:rPr>
        <w:t>"</w:t>
      </w:r>
      <w:r w:rsidRPr="00A038F5">
        <w:rPr>
          <w:rFonts w:ascii="Consolas" w:hAnsi="Consolas"/>
          <w:sz w:val="21"/>
          <w:szCs w:val="21"/>
          <w:rPrChange w:id="724" w:author="Dick" w:date="2019-07-08T05:56:00Z">
            <w:rPr>
              <w:rFonts w:ascii="Consolas" w:hAnsi="Consolas"/>
              <w:color w:val="000000"/>
              <w:sz w:val="21"/>
              <w:szCs w:val="21"/>
            </w:rPr>
          </w:rPrChange>
        </w:rPr>
        <w:t>,</w:t>
      </w:r>
    </w:p>
    <w:p w14:paraId="213F28AB" w14:textId="60EB8C18" w:rsidR="00A6239D" w:rsidRPr="00A038F5" w:rsidRDefault="00A6239D" w:rsidP="00A6239D">
      <w:pPr>
        <w:shd w:val="clear" w:color="auto" w:fill="FFFFFF"/>
        <w:spacing w:before="0" w:line="285" w:lineRule="atLeast"/>
        <w:ind w:left="0"/>
        <w:rPr>
          <w:rFonts w:ascii="Consolas" w:hAnsi="Consolas"/>
          <w:sz w:val="21"/>
          <w:szCs w:val="21"/>
          <w:rPrChange w:id="725" w:author="Dick" w:date="2019-07-08T05:56:00Z">
            <w:rPr>
              <w:rFonts w:ascii="Consolas" w:hAnsi="Consolas"/>
              <w:color w:val="000000"/>
              <w:sz w:val="21"/>
              <w:szCs w:val="21"/>
            </w:rPr>
          </w:rPrChange>
        </w:rPr>
      </w:pPr>
      <w:r w:rsidRPr="00A038F5">
        <w:rPr>
          <w:rFonts w:ascii="Consolas" w:hAnsi="Consolas"/>
          <w:sz w:val="21"/>
          <w:szCs w:val="21"/>
          <w:rPrChange w:id="726" w:author="Dick" w:date="2019-07-08T05:56:00Z">
            <w:rPr>
              <w:rFonts w:ascii="Consolas" w:hAnsi="Consolas"/>
              <w:color w:val="000000"/>
              <w:sz w:val="21"/>
              <w:szCs w:val="21"/>
            </w:rPr>
          </w:rPrChange>
        </w:rPr>
        <w:t>        </w:t>
      </w:r>
      <w:r w:rsidRPr="00A038F5">
        <w:rPr>
          <w:rFonts w:ascii="Consolas" w:hAnsi="Consolas"/>
          <w:sz w:val="21"/>
          <w:szCs w:val="21"/>
          <w:rPrChange w:id="727" w:author="Dick" w:date="2019-07-08T05:56:00Z">
            <w:rPr>
              <w:rFonts w:ascii="Consolas" w:hAnsi="Consolas"/>
              <w:color w:val="0451A5"/>
              <w:sz w:val="21"/>
              <w:szCs w:val="21"/>
            </w:rPr>
          </w:rPrChange>
        </w:rPr>
        <w:t>"mvon.Account</w:t>
      </w:r>
      <w:r w:rsidR="000A3A6D" w:rsidRPr="00A038F5">
        <w:rPr>
          <w:rFonts w:ascii="Consolas" w:hAnsi="Consolas"/>
          <w:sz w:val="21"/>
          <w:szCs w:val="21"/>
          <w:rPrChange w:id="728" w:author="Dick" w:date="2019-07-08T05:56:00Z">
            <w:rPr>
              <w:rFonts w:ascii="Consolas" w:hAnsi="Consolas"/>
              <w:color w:val="0451A5"/>
              <w:sz w:val="21"/>
              <w:szCs w:val="21"/>
            </w:rPr>
          </w:rPrChange>
        </w:rPr>
        <w:t>Path</w:t>
      </w:r>
      <w:r w:rsidRPr="00A038F5">
        <w:rPr>
          <w:rFonts w:ascii="Consolas" w:hAnsi="Consolas"/>
          <w:sz w:val="21"/>
          <w:szCs w:val="21"/>
          <w:rPrChange w:id="729" w:author="Dick" w:date="2019-07-08T05:56:00Z">
            <w:rPr>
              <w:rFonts w:ascii="Consolas" w:hAnsi="Consolas"/>
              <w:color w:val="0451A5"/>
              <w:sz w:val="21"/>
              <w:szCs w:val="21"/>
            </w:rPr>
          </w:rPrChange>
        </w:rPr>
        <w:t>"</w:t>
      </w:r>
      <w:r w:rsidRPr="00A038F5">
        <w:rPr>
          <w:rFonts w:ascii="Consolas" w:hAnsi="Consolas"/>
          <w:sz w:val="21"/>
          <w:szCs w:val="21"/>
          <w:rPrChange w:id="730" w:author="Dick" w:date="2019-07-08T05:56:00Z">
            <w:rPr>
              <w:rFonts w:ascii="Consolas" w:hAnsi="Consolas"/>
              <w:color w:val="000000"/>
              <w:sz w:val="21"/>
              <w:szCs w:val="21"/>
            </w:rPr>
          </w:rPrChange>
        </w:rPr>
        <w:t xml:space="preserve">: </w:t>
      </w:r>
      <w:r w:rsidRPr="00A038F5">
        <w:rPr>
          <w:rFonts w:ascii="Consolas" w:hAnsi="Consolas"/>
          <w:sz w:val="21"/>
          <w:szCs w:val="21"/>
          <w:rPrChange w:id="731" w:author="Dick" w:date="2019-07-08T05:56:00Z">
            <w:rPr>
              <w:rFonts w:ascii="Consolas" w:hAnsi="Consolas"/>
              <w:color w:val="A31515"/>
              <w:sz w:val="21"/>
              <w:szCs w:val="21"/>
            </w:rPr>
          </w:rPrChange>
        </w:rPr>
        <w:t>"/usr/data/</w:t>
      </w:r>
      <w:del w:id="732" w:author="Dick" w:date="2019-07-08T05:40:00Z">
        <w:r w:rsidRPr="00A038F5" w:rsidDel="00EE3E5B">
          <w:rPr>
            <w:rFonts w:ascii="Consolas" w:hAnsi="Consolas"/>
            <w:sz w:val="21"/>
            <w:szCs w:val="21"/>
            <w:rPrChange w:id="733" w:author="Dick" w:date="2019-07-08T05:56:00Z">
              <w:rPr>
                <w:rFonts w:ascii="Consolas" w:hAnsi="Consolas"/>
                <w:color w:val="A31515"/>
                <w:sz w:val="21"/>
                <w:szCs w:val="21"/>
              </w:rPr>
            </w:rPrChange>
          </w:rPr>
          <w:delText>SUPER-GROUP</w:delText>
        </w:r>
      </w:del>
      <w:ins w:id="734" w:author="Dick" w:date="2019-07-08T05:40:00Z">
        <w:r w:rsidR="00EE3E5B" w:rsidRPr="00A038F5">
          <w:rPr>
            <w:rFonts w:ascii="Consolas" w:hAnsi="Consolas"/>
            <w:sz w:val="21"/>
            <w:szCs w:val="21"/>
            <w:rPrChange w:id="735" w:author="Dick" w:date="2019-07-08T05:56:00Z">
              <w:rPr>
                <w:rFonts w:ascii="Consolas" w:hAnsi="Consolas"/>
                <w:color w:val="A31515"/>
                <w:sz w:val="21"/>
                <w:szCs w:val="21"/>
              </w:rPr>
            </w:rPrChange>
          </w:rPr>
          <w:t>MV</w:t>
        </w:r>
      </w:ins>
      <w:r w:rsidRPr="00A038F5">
        <w:rPr>
          <w:rFonts w:ascii="Consolas" w:hAnsi="Consolas"/>
          <w:sz w:val="21"/>
          <w:szCs w:val="21"/>
          <w:rPrChange w:id="736" w:author="Dick" w:date="2019-07-08T05:56:00Z">
            <w:rPr>
              <w:rFonts w:ascii="Consolas" w:hAnsi="Consolas"/>
              <w:color w:val="A31515"/>
              <w:sz w:val="21"/>
              <w:szCs w:val="21"/>
            </w:rPr>
          </w:rPrChange>
        </w:rPr>
        <w:t>"</w:t>
      </w:r>
      <w:r w:rsidRPr="00A038F5">
        <w:rPr>
          <w:rFonts w:ascii="Consolas" w:hAnsi="Consolas"/>
          <w:sz w:val="21"/>
          <w:szCs w:val="21"/>
          <w:rPrChange w:id="737" w:author="Dick" w:date="2019-07-08T05:56:00Z">
            <w:rPr>
              <w:rFonts w:ascii="Consolas" w:hAnsi="Consolas"/>
              <w:color w:val="000000"/>
              <w:sz w:val="21"/>
              <w:szCs w:val="21"/>
            </w:rPr>
          </w:rPrChange>
        </w:rPr>
        <w:t>,</w:t>
      </w:r>
    </w:p>
    <w:p w14:paraId="0F07F440" w14:textId="77777777" w:rsidR="00A6239D" w:rsidRPr="00A038F5" w:rsidRDefault="00396B2D" w:rsidP="00A6239D">
      <w:pPr>
        <w:shd w:val="clear" w:color="auto" w:fill="FFFFFF"/>
        <w:spacing w:before="0" w:line="285" w:lineRule="atLeast"/>
        <w:ind w:left="0"/>
        <w:rPr>
          <w:rFonts w:ascii="Consolas" w:hAnsi="Consolas"/>
          <w:sz w:val="21"/>
          <w:szCs w:val="21"/>
          <w:rPrChange w:id="738" w:author="Dick" w:date="2019-07-08T05:56:00Z">
            <w:rPr>
              <w:rFonts w:ascii="Consolas" w:hAnsi="Consolas"/>
              <w:color w:val="000000"/>
              <w:sz w:val="21"/>
              <w:szCs w:val="21"/>
            </w:rPr>
          </w:rPrChange>
        </w:rPr>
      </w:pPr>
      <w:r w:rsidRPr="00A038F5">
        <w:rPr>
          <w:rFonts w:ascii="Consolas" w:hAnsi="Consolas"/>
          <w:sz w:val="21"/>
          <w:szCs w:val="21"/>
          <w:rPrChange w:id="739" w:author="Dick" w:date="2019-07-08T05:56:00Z">
            <w:rPr>
              <w:rFonts w:ascii="Consolas" w:hAnsi="Consolas"/>
              <w:color w:val="000000"/>
              <w:sz w:val="21"/>
              <w:szCs w:val="21"/>
            </w:rPr>
          </w:rPrChange>
        </w:rPr>
        <w:t xml:space="preserve">        </w:t>
      </w:r>
      <w:r w:rsidRPr="00A038F5">
        <w:rPr>
          <w:rFonts w:ascii="Consolas" w:hAnsi="Consolas"/>
          <w:sz w:val="21"/>
          <w:szCs w:val="21"/>
          <w:rPrChange w:id="740" w:author="Dick" w:date="2019-07-08T05:56:00Z">
            <w:rPr>
              <w:rFonts w:ascii="Consolas" w:hAnsi="Consolas"/>
              <w:color w:val="A31515"/>
              <w:sz w:val="21"/>
              <w:szCs w:val="21"/>
            </w:rPr>
          </w:rPrChange>
        </w:rPr>
        <w:t>"files.associations"</w:t>
      </w:r>
      <w:r w:rsidRPr="00A038F5">
        <w:rPr>
          <w:rFonts w:ascii="Consolas" w:hAnsi="Consolas"/>
          <w:sz w:val="21"/>
          <w:szCs w:val="21"/>
          <w:rPrChange w:id="741" w:author="Dick" w:date="2019-07-08T05:56:00Z">
            <w:rPr>
              <w:rFonts w:ascii="Consolas" w:hAnsi="Consolas"/>
              <w:color w:val="0000FF"/>
              <w:sz w:val="21"/>
              <w:szCs w:val="21"/>
            </w:rPr>
          </w:rPrChange>
        </w:rPr>
        <w:t>:</w:t>
      </w:r>
      <w:r w:rsidRPr="00A038F5">
        <w:rPr>
          <w:rFonts w:ascii="Consolas" w:hAnsi="Consolas"/>
          <w:sz w:val="21"/>
          <w:szCs w:val="21"/>
          <w:rPrChange w:id="742" w:author="Dick" w:date="2019-07-08T05:56:00Z">
            <w:rPr>
              <w:rFonts w:ascii="Consolas" w:hAnsi="Consolas"/>
              <w:color w:val="000000"/>
              <w:sz w:val="21"/>
              <w:szCs w:val="21"/>
            </w:rPr>
          </w:rPrChange>
        </w:rPr>
        <w:t xml:space="preserve"> {</w:t>
      </w:r>
      <w:r w:rsidRPr="00A038F5">
        <w:rPr>
          <w:rFonts w:ascii="Consolas" w:hAnsi="Consolas"/>
          <w:sz w:val="21"/>
          <w:szCs w:val="21"/>
          <w:rPrChange w:id="743" w:author="Dick" w:date="2019-07-08T05:56:00Z">
            <w:rPr>
              <w:rFonts w:ascii="Consolas" w:hAnsi="Consolas"/>
              <w:color w:val="A31515"/>
              <w:sz w:val="21"/>
              <w:szCs w:val="21"/>
            </w:rPr>
          </w:rPrChange>
        </w:rPr>
        <w:t>"*"</w:t>
      </w:r>
      <w:r w:rsidRPr="00A038F5">
        <w:rPr>
          <w:rFonts w:ascii="Consolas" w:hAnsi="Consolas"/>
          <w:sz w:val="21"/>
          <w:szCs w:val="21"/>
          <w:rPrChange w:id="744" w:author="Dick" w:date="2019-07-08T05:56:00Z">
            <w:rPr>
              <w:rFonts w:ascii="Consolas" w:hAnsi="Consolas"/>
              <w:color w:val="0000FF"/>
              <w:sz w:val="21"/>
              <w:szCs w:val="21"/>
            </w:rPr>
          </w:rPrChange>
        </w:rPr>
        <w:t>:</w:t>
      </w:r>
      <w:r w:rsidRPr="00A038F5">
        <w:rPr>
          <w:rFonts w:ascii="Consolas" w:hAnsi="Consolas"/>
          <w:sz w:val="21"/>
          <w:szCs w:val="21"/>
          <w:rPrChange w:id="745" w:author="Dick" w:date="2019-07-08T05:56:00Z">
            <w:rPr>
              <w:rFonts w:ascii="Consolas" w:hAnsi="Consolas"/>
              <w:color w:val="A31515"/>
              <w:sz w:val="21"/>
              <w:szCs w:val="21"/>
            </w:rPr>
          </w:rPrChange>
        </w:rPr>
        <w:t>"mvon"</w:t>
      </w:r>
      <w:r w:rsidRPr="00A038F5">
        <w:rPr>
          <w:rFonts w:ascii="Consolas" w:hAnsi="Consolas"/>
          <w:sz w:val="21"/>
          <w:szCs w:val="21"/>
          <w:rPrChange w:id="746" w:author="Dick" w:date="2019-07-08T05:56:00Z">
            <w:rPr>
              <w:rFonts w:ascii="Consolas" w:hAnsi="Consolas"/>
              <w:color w:val="000000"/>
              <w:sz w:val="21"/>
              <w:szCs w:val="21"/>
            </w:rPr>
          </w:rPrChange>
        </w:rPr>
        <w:t>}</w:t>
      </w:r>
    </w:p>
    <w:p w14:paraId="3F3203B5" w14:textId="77777777" w:rsidR="00A6239D" w:rsidRPr="00A038F5" w:rsidRDefault="00A6239D" w:rsidP="00A6239D">
      <w:pPr>
        <w:shd w:val="clear" w:color="auto" w:fill="FFFFFF"/>
        <w:spacing w:before="0" w:line="285" w:lineRule="atLeast"/>
        <w:ind w:left="0"/>
        <w:rPr>
          <w:rFonts w:ascii="Consolas" w:hAnsi="Consolas"/>
          <w:sz w:val="21"/>
          <w:szCs w:val="21"/>
          <w:rPrChange w:id="747" w:author="Dick" w:date="2019-07-08T05:56:00Z">
            <w:rPr>
              <w:rFonts w:ascii="Consolas" w:hAnsi="Consolas"/>
              <w:color w:val="000000"/>
              <w:sz w:val="21"/>
              <w:szCs w:val="21"/>
            </w:rPr>
          </w:rPrChange>
        </w:rPr>
      </w:pPr>
      <w:r w:rsidRPr="00A038F5">
        <w:rPr>
          <w:rFonts w:ascii="Consolas" w:hAnsi="Consolas"/>
          <w:sz w:val="21"/>
          <w:szCs w:val="21"/>
          <w:rPrChange w:id="748" w:author="Dick" w:date="2019-07-08T05:56:00Z">
            <w:rPr>
              <w:rFonts w:ascii="Consolas" w:hAnsi="Consolas"/>
              <w:color w:val="000000"/>
              <w:sz w:val="21"/>
              <w:szCs w:val="21"/>
            </w:rPr>
          </w:rPrChange>
        </w:rPr>
        <w:t>    }</w:t>
      </w:r>
    </w:p>
    <w:p w14:paraId="7CC50307" w14:textId="77777777" w:rsidR="00A6239D" w:rsidRPr="00A038F5" w:rsidRDefault="00A6239D" w:rsidP="00A6239D">
      <w:pPr>
        <w:shd w:val="clear" w:color="auto" w:fill="FFFFFF"/>
        <w:spacing w:before="0" w:line="285" w:lineRule="atLeast"/>
        <w:ind w:left="0"/>
        <w:rPr>
          <w:rFonts w:ascii="Consolas" w:hAnsi="Consolas"/>
          <w:sz w:val="21"/>
          <w:szCs w:val="21"/>
          <w:rPrChange w:id="749" w:author="Dick" w:date="2019-07-08T05:56:00Z">
            <w:rPr>
              <w:rFonts w:ascii="Consolas" w:hAnsi="Consolas"/>
              <w:color w:val="000000"/>
              <w:sz w:val="21"/>
              <w:szCs w:val="21"/>
            </w:rPr>
          </w:rPrChange>
        </w:rPr>
      </w:pPr>
      <w:r w:rsidRPr="00A038F5">
        <w:rPr>
          <w:rFonts w:ascii="Consolas" w:hAnsi="Consolas"/>
          <w:sz w:val="21"/>
          <w:szCs w:val="21"/>
          <w:rPrChange w:id="750" w:author="Dick" w:date="2019-07-08T05:56:00Z">
            <w:rPr>
              <w:rFonts w:ascii="Consolas" w:hAnsi="Consolas"/>
              <w:color w:val="000000"/>
              <w:sz w:val="21"/>
              <w:szCs w:val="21"/>
            </w:rPr>
          </w:rPrChange>
        </w:rPr>
        <w:t>}</w:t>
      </w:r>
    </w:p>
    <w:p w14:paraId="2D12204D" w14:textId="77777777" w:rsidR="00A6239D" w:rsidRDefault="00A6239D" w:rsidP="00A6239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553"/>
        <w:gridCol w:w="2909"/>
        <w:gridCol w:w="3601"/>
        <w:tblGridChange w:id="751">
          <w:tblGrid>
            <w:gridCol w:w="2553"/>
            <w:gridCol w:w="2909"/>
            <w:gridCol w:w="3601"/>
          </w:tblGrid>
        </w:tblGridChange>
      </w:tblGrid>
      <w:tr w:rsidR="00A6239D" w:rsidRPr="00D75462" w14:paraId="4A4AF3DC" w14:textId="77777777" w:rsidTr="00396B2D">
        <w:tc>
          <w:tcPr>
            <w:tcW w:w="2553" w:type="dxa"/>
            <w:tcBorders>
              <w:top w:val="single" w:sz="4" w:space="0" w:color="5B9BD5"/>
              <w:left w:val="single" w:sz="4" w:space="0" w:color="5B9BD5"/>
              <w:bottom w:val="single" w:sz="4" w:space="0" w:color="5B9BD5"/>
              <w:right w:val="nil"/>
            </w:tcBorders>
            <w:shd w:val="clear" w:color="auto" w:fill="5B9BD5"/>
          </w:tcPr>
          <w:p w14:paraId="2B6DEE16" w14:textId="77777777"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14:paraId="335379BD" w14:textId="77777777" w:rsidR="00A6239D" w:rsidRDefault="00A6239D" w:rsidP="00396B2D">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14:paraId="247226E5" w14:textId="77777777"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C04BF2" w:rsidRPr="00D75462" w14:paraId="7CF68604" w14:textId="77777777" w:rsidTr="00396B2D">
        <w:trPr>
          <w:ins w:id="752" w:author="Dick" w:date="2019-07-08T05:49:00Z"/>
        </w:trPr>
        <w:tc>
          <w:tcPr>
            <w:tcW w:w="2553" w:type="dxa"/>
            <w:shd w:val="clear" w:color="auto" w:fill="DEEAF6"/>
          </w:tcPr>
          <w:p w14:paraId="5142B09F" w14:textId="18DD245A" w:rsidR="00C04BF2" w:rsidRDefault="00C04BF2" w:rsidP="00C04BF2">
            <w:pPr>
              <w:ind w:left="0"/>
              <w:rPr>
                <w:ins w:id="753" w:author="Dick" w:date="2019-07-08T05:49:00Z"/>
                <w:rFonts w:ascii="Calibri" w:hAnsi="Calibri"/>
                <w:b/>
                <w:bCs/>
                <w:noProof/>
                <w:lang w:val="en-ZA" w:eastAsia="en-ZA"/>
              </w:rPr>
            </w:pPr>
            <w:ins w:id="754" w:author="Dick" w:date="2019-07-08T05:49:00Z">
              <w:r>
                <w:rPr>
                  <w:rFonts w:asciiTheme="minorHAnsi" w:hAnsiTheme="minorHAnsi" w:cstheme="minorHAnsi"/>
                  <w:b/>
                  <w:szCs w:val="22"/>
                </w:rPr>
                <w:t>mvon.RestPath</w:t>
              </w:r>
            </w:ins>
          </w:p>
        </w:tc>
        <w:tc>
          <w:tcPr>
            <w:tcW w:w="2909" w:type="dxa"/>
            <w:shd w:val="clear" w:color="auto" w:fill="DEEAF6"/>
          </w:tcPr>
          <w:p w14:paraId="067EB56F" w14:textId="76C84CDC" w:rsidR="00C04BF2" w:rsidRDefault="00C04BF2" w:rsidP="00C04BF2">
            <w:pPr>
              <w:ind w:left="0"/>
              <w:rPr>
                <w:ins w:id="755" w:author="Dick" w:date="2019-07-08T05:49:00Z"/>
                <w:rFonts w:asciiTheme="minorHAnsi" w:hAnsiTheme="minorHAnsi" w:cstheme="minorHAnsi"/>
                <w:sz w:val="24"/>
                <w:szCs w:val="24"/>
              </w:rPr>
            </w:pPr>
            <w:ins w:id="756" w:author="Dick" w:date="2019-07-08T05:49:00Z">
              <w:r>
                <w:fldChar w:fldCharType="begin"/>
              </w:r>
              <w:r>
                <w:instrText xml:space="preserve"> HYPERLINK "http://localhost:9005" </w:instrText>
              </w:r>
              <w:r>
                <w:fldChar w:fldCharType="separate"/>
              </w:r>
              <w:r w:rsidRPr="000C0E47">
                <w:rPr>
                  <w:rStyle w:val="Hyperlink"/>
                  <w:rFonts w:asciiTheme="minorHAnsi" w:hAnsiTheme="minorHAnsi" w:cstheme="minorHAnsi"/>
                  <w:sz w:val="24"/>
                  <w:szCs w:val="24"/>
                </w:rPr>
                <w:t>http://localhost:9005</w:t>
              </w:r>
              <w:r>
                <w:rPr>
                  <w:rStyle w:val="Hyperlink"/>
                  <w:rFonts w:asciiTheme="minorHAnsi" w:hAnsiTheme="minorHAnsi" w:cstheme="minorHAnsi"/>
                  <w:sz w:val="24"/>
                  <w:szCs w:val="24"/>
                </w:rPr>
                <w:fldChar w:fldCharType="end"/>
              </w:r>
            </w:ins>
          </w:p>
        </w:tc>
        <w:tc>
          <w:tcPr>
            <w:tcW w:w="3601" w:type="dxa"/>
            <w:shd w:val="clear" w:color="auto" w:fill="DEEAF6"/>
          </w:tcPr>
          <w:p w14:paraId="4603057E" w14:textId="4F687AE6" w:rsidR="00C04BF2" w:rsidRDefault="00C04BF2" w:rsidP="00C04BF2">
            <w:pPr>
              <w:ind w:left="0"/>
              <w:rPr>
                <w:ins w:id="757" w:author="Dick" w:date="2019-07-08T05:49:00Z"/>
                <w:rFonts w:asciiTheme="minorHAnsi" w:hAnsiTheme="minorHAnsi" w:cstheme="minorHAnsi"/>
                <w:sz w:val="24"/>
                <w:szCs w:val="24"/>
              </w:rPr>
            </w:pPr>
            <w:ins w:id="758" w:author="Dick" w:date="2019-07-08T05:49:00Z">
              <w:r>
                <w:rPr>
                  <w:rFonts w:asciiTheme="minorHAnsi" w:hAnsiTheme="minorHAnsi" w:cstheme="minorHAnsi"/>
                  <w:sz w:val="24"/>
                  <w:szCs w:val="24"/>
                </w:rPr>
                <w:t xml:space="preserve">Path to </w:t>
              </w:r>
            </w:ins>
            <w:ins w:id="759" w:author="Dick" w:date="2019-07-08T05:58:00Z">
              <w:r w:rsidR="00A038F5">
                <w:rPr>
                  <w:rFonts w:asciiTheme="minorHAnsi" w:hAnsiTheme="minorHAnsi" w:cstheme="minorHAnsi"/>
                  <w:sz w:val="24"/>
                  <w:szCs w:val="24"/>
                </w:rPr>
                <w:t>REST Gateway</w:t>
              </w:r>
            </w:ins>
          </w:p>
        </w:tc>
      </w:tr>
      <w:tr w:rsidR="00A6239D" w:rsidRPr="00D75462" w14:paraId="0D61C9C6"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760" w:author="Dick" w:date="2019-07-08T05:51: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761" w:author="Dick" w:date="2019-07-08T05:51:00Z">
              <w:tcPr>
                <w:tcW w:w="2553" w:type="dxa"/>
                <w:shd w:val="clear" w:color="auto" w:fill="DEEAF6"/>
              </w:tcPr>
            </w:tcPrChange>
          </w:tcPr>
          <w:p w14:paraId="387A2281" w14:textId="77777777" w:rsidR="00A6239D" w:rsidRPr="00D75462" w:rsidRDefault="000A3A6D" w:rsidP="00396B2D">
            <w:pPr>
              <w:ind w:left="0"/>
              <w:rPr>
                <w:rFonts w:ascii="Calibri" w:hAnsi="Calibri"/>
                <w:b/>
                <w:bCs/>
                <w:noProof/>
                <w:lang w:val="en-ZA" w:eastAsia="en-ZA"/>
              </w:rPr>
            </w:pPr>
            <w:r>
              <w:rPr>
                <w:rFonts w:ascii="Calibri" w:hAnsi="Calibri"/>
                <w:b/>
                <w:bCs/>
                <w:noProof/>
                <w:lang w:val="en-ZA" w:eastAsia="en-ZA"/>
              </w:rPr>
              <w:t>Mvon.U</w:t>
            </w:r>
            <w:r w:rsidR="00A6239D">
              <w:rPr>
                <w:rFonts w:ascii="Calibri" w:hAnsi="Calibri"/>
                <w:b/>
                <w:bCs/>
                <w:noProof/>
                <w:lang w:val="en-ZA" w:eastAsia="en-ZA"/>
              </w:rPr>
              <w:t>seGateway</w:t>
            </w:r>
          </w:p>
        </w:tc>
        <w:tc>
          <w:tcPr>
            <w:tcW w:w="2909" w:type="dxa"/>
            <w:shd w:val="clear" w:color="auto" w:fill="FFFFFF" w:themeFill="background1"/>
            <w:tcPrChange w:id="762" w:author="Dick" w:date="2019-07-08T05:51:00Z">
              <w:tcPr>
                <w:tcW w:w="2909" w:type="dxa"/>
                <w:shd w:val="clear" w:color="auto" w:fill="DEEAF6"/>
              </w:tcPr>
            </w:tcPrChange>
          </w:tcPr>
          <w:p w14:paraId="408A71B3" w14:textId="77777777"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FFFFFF" w:themeFill="background1"/>
            <w:tcPrChange w:id="763" w:author="Dick" w:date="2019-07-08T05:51:00Z">
              <w:tcPr>
                <w:tcW w:w="3601" w:type="dxa"/>
                <w:shd w:val="clear" w:color="auto" w:fill="DEEAF6"/>
              </w:tcPr>
            </w:tcPrChange>
          </w:tcPr>
          <w:p w14:paraId="1A38BAC5" w14:textId="77777777" w:rsidR="00A6239D" w:rsidRPr="00E4617A" w:rsidRDefault="00A6239D" w:rsidP="00396B2D">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0A3A6D" w:rsidRPr="00D75462" w:rsidDel="00C04BF2" w14:paraId="640E327A" w14:textId="11FFF16B" w:rsidTr="00396B2D">
        <w:trPr>
          <w:del w:id="764" w:author="Dick" w:date="2019-07-08T05:50:00Z"/>
        </w:trPr>
        <w:tc>
          <w:tcPr>
            <w:tcW w:w="2553" w:type="dxa"/>
            <w:shd w:val="clear" w:color="auto" w:fill="auto"/>
          </w:tcPr>
          <w:p w14:paraId="7B8658DD" w14:textId="659AD284" w:rsidR="000A3A6D" w:rsidRPr="00E4617A" w:rsidDel="00C04BF2" w:rsidRDefault="000A3A6D" w:rsidP="000A3A6D">
            <w:pPr>
              <w:tabs>
                <w:tab w:val="right" w:pos="2389"/>
              </w:tabs>
              <w:ind w:left="0"/>
              <w:rPr>
                <w:del w:id="765" w:author="Dick" w:date="2019-07-08T05:50:00Z"/>
                <w:rFonts w:asciiTheme="minorHAnsi" w:hAnsiTheme="minorHAnsi" w:cstheme="minorHAnsi"/>
                <w:b/>
                <w:szCs w:val="22"/>
              </w:rPr>
            </w:pPr>
            <w:del w:id="766" w:author="Dick" w:date="2019-07-08T05:49:00Z">
              <w:r w:rsidDel="00C04BF2">
                <w:rPr>
                  <w:rFonts w:asciiTheme="minorHAnsi" w:hAnsiTheme="minorHAnsi" w:cstheme="minorHAnsi"/>
                  <w:b/>
                  <w:szCs w:val="22"/>
                </w:rPr>
                <w:delText>mvon.RestPath</w:delText>
              </w:r>
            </w:del>
          </w:p>
        </w:tc>
        <w:tc>
          <w:tcPr>
            <w:tcW w:w="2909" w:type="dxa"/>
          </w:tcPr>
          <w:p w14:paraId="6C0C0F5E" w14:textId="7F8B0DFE" w:rsidR="000A3A6D" w:rsidDel="00C04BF2" w:rsidRDefault="00153A75" w:rsidP="000A3A6D">
            <w:pPr>
              <w:ind w:left="0"/>
              <w:rPr>
                <w:del w:id="767" w:author="Dick" w:date="2019-07-08T05:50:00Z"/>
                <w:rFonts w:asciiTheme="minorHAnsi" w:hAnsiTheme="minorHAnsi" w:cstheme="minorHAnsi"/>
                <w:sz w:val="24"/>
                <w:szCs w:val="24"/>
              </w:rPr>
            </w:pPr>
            <w:del w:id="768" w:author="Dick" w:date="2019-07-08T05:49:00Z">
              <w:r w:rsidDel="00C04BF2">
                <w:fldChar w:fldCharType="begin"/>
              </w:r>
              <w:r w:rsidDel="00C04BF2">
                <w:delInstrText xml:space="preserve"> HYPERLINK "http://localhost:9005" </w:delInstrText>
              </w:r>
              <w:r w:rsidDel="00C04BF2">
                <w:fldChar w:fldCharType="separate"/>
              </w:r>
              <w:r w:rsidR="000A3A6D" w:rsidRPr="000C0E47" w:rsidDel="00C04BF2">
                <w:rPr>
                  <w:rStyle w:val="Hyperlink"/>
                  <w:rFonts w:asciiTheme="minorHAnsi" w:hAnsiTheme="minorHAnsi" w:cstheme="minorHAnsi"/>
                  <w:sz w:val="24"/>
                  <w:szCs w:val="24"/>
                </w:rPr>
                <w:delText>http://localhost:9005</w:delText>
              </w:r>
              <w:r w:rsidDel="00C04BF2">
                <w:rPr>
                  <w:rStyle w:val="Hyperlink"/>
                  <w:rFonts w:asciiTheme="minorHAnsi" w:hAnsiTheme="minorHAnsi" w:cstheme="minorHAnsi"/>
                  <w:sz w:val="24"/>
                  <w:szCs w:val="24"/>
                </w:rPr>
                <w:fldChar w:fldCharType="end"/>
              </w:r>
            </w:del>
          </w:p>
        </w:tc>
        <w:tc>
          <w:tcPr>
            <w:tcW w:w="3601" w:type="dxa"/>
            <w:shd w:val="clear" w:color="auto" w:fill="auto"/>
          </w:tcPr>
          <w:p w14:paraId="25B6775F" w14:textId="14A4D159" w:rsidR="000A3A6D" w:rsidDel="00C04BF2" w:rsidRDefault="000A3A6D" w:rsidP="000A3A6D">
            <w:pPr>
              <w:ind w:left="0"/>
              <w:rPr>
                <w:del w:id="769" w:author="Dick" w:date="2019-07-08T05:50:00Z"/>
                <w:rFonts w:asciiTheme="minorHAnsi" w:hAnsiTheme="minorHAnsi" w:cstheme="minorHAnsi"/>
                <w:sz w:val="24"/>
                <w:szCs w:val="24"/>
              </w:rPr>
            </w:pPr>
            <w:del w:id="770" w:author="Dick" w:date="2019-07-08T05:49:00Z">
              <w:r w:rsidDel="00C04BF2">
                <w:rPr>
                  <w:rFonts w:asciiTheme="minorHAnsi" w:hAnsiTheme="minorHAnsi" w:cstheme="minorHAnsi"/>
                  <w:sz w:val="24"/>
                  <w:szCs w:val="24"/>
                </w:rPr>
                <w:delText>Path to Gateway</w:delText>
              </w:r>
            </w:del>
          </w:p>
        </w:tc>
      </w:tr>
      <w:tr w:rsidR="000A3A6D" w:rsidRPr="00D75462" w14:paraId="30255326"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771" w:author="Dick" w:date="2019-07-08T05:52: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772" w:author="Dick" w:date="2019-07-08T05:52:00Z">
              <w:tcPr>
                <w:tcW w:w="2553" w:type="dxa"/>
                <w:shd w:val="clear" w:color="auto" w:fill="auto"/>
              </w:tcPr>
            </w:tcPrChange>
          </w:tcPr>
          <w:p w14:paraId="0FB370A7" w14:textId="77777777" w:rsidR="000A3A6D" w:rsidRPr="00E4617A" w:rsidRDefault="000A3A6D" w:rsidP="000A3A6D">
            <w:pPr>
              <w:tabs>
                <w:tab w:val="right" w:pos="2389"/>
              </w:tabs>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RemoteHost</w:t>
            </w:r>
          </w:p>
        </w:tc>
        <w:tc>
          <w:tcPr>
            <w:tcW w:w="2909" w:type="dxa"/>
            <w:shd w:val="clear" w:color="auto" w:fill="DEEAF6"/>
            <w:tcPrChange w:id="773" w:author="Dick" w:date="2019-07-08T05:52:00Z">
              <w:tcPr>
                <w:tcW w:w="2909" w:type="dxa"/>
              </w:tcPr>
            </w:tcPrChange>
          </w:tcPr>
          <w:p w14:paraId="71F57395" w14:textId="36ECD285" w:rsidR="000A3A6D" w:rsidRPr="00E4617A" w:rsidRDefault="000A3A6D" w:rsidP="000A3A6D">
            <w:pPr>
              <w:ind w:left="0"/>
              <w:rPr>
                <w:rFonts w:asciiTheme="minorHAnsi" w:hAnsiTheme="minorHAnsi" w:cstheme="minorHAnsi"/>
                <w:sz w:val="24"/>
                <w:szCs w:val="24"/>
              </w:rPr>
            </w:pPr>
            <w:r>
              <w:rPr>
                <w:rFonts w:asciiTheme="minorHAnsi" w:hAnsiTheme="minorHAnsi" w:cstheme="minorHAnsi"/>
                <w:sz w:val="24"/>
                <w:szCs w:val="24"/>
              </w:rPr>
              <w:t>192.168.1</w:t>
            </w:r>
            <w:del w:id="774" w:author="Dick" w:date="2019-07-08T05:40:00Z">
              <w:r w:rsidDel="00EE3E5B">
                <w:rPr>
                  <w:rFonts w:asciiTheme="minorHAnsi" w:hAnsiTheme="minorHAnsi" w:cstheme="minorHAnsi"/>
                  <w:sz w:val="24"/>
                  <w:szCs w:val="24"/>
                </w:rPr>
                <w:delText>37</w:delText>
              </w:r>
            </w:del>
            <w:r>
              <w:rPr>
                <w:rFonts w:asciiTheme="minorHAnsi" w:hAnsiTheme="minorHAnsi" w:cstheme="minorHAnsi"/>
                <w:sz w:val="24"/>
                <w:szCs w:val="24"/>
              </w:rPr>
              <w:t>.10</w:t>
            </w:r>
            <w:del w:id="775" w:author="Dick" w:date="2019-07-08T05:40:00Z">
              <w:r w:rsidDel="00EE3E5B">
                <w:rPr>
                  <w:rFonts w:asciiTheme="minorHAnsi" w:hAnsiTheme="minorHAnsi" w:cstheme="minorHAnsi"/>
                  <w:sz w:val="24"/>
                  <w:szCs w:val="24"/>
                </w:rPr>
                <w:delText>2</w:delText>
              </w:r>
            </w:del>
          </w:p>
        </w:tc>
        <w:tc>
          <w:tcPr>
            <w:tcW w:w="3601" w:type="dxa"/>
            <w:shd w:val="clear" w:color="auto" w:fill="DEEAF6"/>
            <w:tcPrChange w:id="776" w:author="Dick" w:date="2019-07-08T05:52:00Z">
              <w:tcPr>
                <w:tcW w:w="3601" w:type="dxa"/>
                <w:shd w:val="clear" w:color="auto" w:fill="auto"/>
              </w:tcPr>
            </w:tcPrChange>
          </w:tcPr>
          <w:p w14:paraId="70600ED1" w14:textId="77777777" w:rsidR="000A3A6D" w:rsidRPr="00D75462" w:rsidRDefault="000A3A6D" w:rsidP="000A3A6D">
            <w:pPr>
              <w:ind w:left="0"/>
              <w:rPr>
                <w:rFonts w:ascii="Calibri" w:hAnsi="Calibri"/>
                <w:noProof/>
                <w:lang w:val="en-ZA" w:eastAsia="en-ZA"/>
              </w:rPr>
            </w:pPr>
            <w:r>
              <w:rPr>
                <w:rFonts w:asciiTheme="minorHAnsi" w:hAnsiTheme="minorHAnsi" w:cstheme="minorHAnsi"/>
                <w:sz w:val="24"/>
                <w:szCs w:val="24"/>
              </w:rPr>
              <w:t>The servers IP/Host name that is running the Unidata Database</w:t>
            </w:r>
            <w:r w:rsidRPr="00E4617A">
              <w:rPr>
                <w:rFonts w:asciiTheme="minorHAnsi" w:hAnsiTheme="minorHAnsi" w:cstheme="minorHAnsi"/>
                <w:sz w:val="24"/>
                <w:szCs w:val="24"/>
              </w:rPr>
              <w:t>.</w:t>
            </w:r>
          </w:p>
        </w:tc>
      </w:tr>
      <w:tr w:rsidR="000A3A6D" w:rsidRPr="00D75462" w14:paraId="6BC45999"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777" w:author="Dick" w:date="2019-07-08T05:52: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778" w:author="Dick" w:date="2019-07-08T05:52:00Z">
              <w:tcPr>
                <w:tcW w:w="2553" w:type="dxa"/>
                <w:shd w:val="clear" w:color="auto" w:fill="DEEAF6"/>
              </w:tcPr>
            </w:tcPrChange>
          </w:tcPr>
          <w:p w14:paraId="22F3AFF3" w14:textId="77777777" w:rsidR="000A3A6D" w:rsidRPr="00E4617A" w:rsidRDefault="000A3A6D" w:rsidP="000A3A6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GatewayType</w:t>
            </w:r>
          </w:p>
        </w:tc>
        <w:tc>
          <w:tcPr>
            <w:tcW w:w="2909" w:type="dxa"/>
            <w:shd w:val="clear" w:color="auto" w:fill="FFFFFF" w:themeFill="background1"/>
            <w:tcPrChange w:id="779" w:author="Dick" w:date="2019-07-08T05:52:00Z">
              <w:tcPr>
                <w:tcW w:w="2909" w:type="dxa"/>
                <w:shd w:val="clear" w:color="auto" w:fill="DEEAF6"/>
              </w:tcPr>
            </w:tcPrChange>
          </w:tcPr>
          <w:p w14:paraId="79B1BA44" w14:textId="77777777" w:rsidR="000A3A6D" w:rsidRPr="00E4617A" w:rsidRDefault="000A3A6D" w:rsidP="000A3A6D">
            <w:pPr>
              <w:ind w:left="0"/>
              <w:rPr>
                <w:rFonts w:asciiTheme="minorHAnsi" w:hAnsiTheme="minorHAnsi" w:cstheme="minorHAnsi"/>
                <w:sz w:val="24"/>
                <w:szCs w:val="24"/>
              </w:rPr>
            </w:pPr>
            <w:r>
              <w:rPr>
                <w:rFonts w:asciiTheme="minorHAnsi" w:hAnsiTheme="minorHAnsi" w:cstheme="minorHAnsi"/>
                <w:sz w:val="24"/>
                <w:szCs w:val="24"/>
              </w:rPr>
              <w:t>Unidata</w:t>
            </w:r>
          </w:p>
        </w:tc>
        <w:tc>
          <w:tcPr>
            <w:tcW w:w="3601" w:type="dxa"/>
            <w:shd w:val="clear" w:color="auto" w:fill="FFFFFF" w:themeFill="background1"/>
            <w:tcPrChange w:id="780" w:author="Dick" w:date="2019-07-08T05:52:00Z">
              <w:tcPr>
                <w:tcW w:w="3601" w:type="dxa"/>
                <w:shd w:val="clear" w:color="auto" w:fill="DEEAF6"/>
              </w:tcPr>
            </w:tcPrChange>
          </w:tcPr>
          <w:p w14:paraId="3243BD5D" w14:textId="77777777" w:rsidR="000A3A6D" w:rsidRPr="00D75462" w:rsidRDefault="000A3A6D" w:rsidP="000A3A6D">
            <w:pPr>
              <w:ind w:left="0"/>
              <w:rPr>
                <w:rFonts w:ascii="Calibri" w:hAnsi="Calibri"/>
                <w:noProof/>
                <w:lang w:val="en-ZA" w:eastAsia="en-ZA"/>
              </w:rPr>
            </w:pPr>
            <w:r>
              <w:rPr>
                <w:rFonts w:asciiTheme="minorHAnsi" w:hAnsiTheme="minorHAnsi" w:cstheme="minorHAnsi"/>
                <w:sz w:val="24"/>
                <w:szCs w:val="24"/>
              </w:rPr>
              <w:t>Connecting to a Unidata server</w:t>
            </w:r>
          </w:p>
        </w:tc>
      </w:tr>
      <w:tr w:rsidR="00EE3E5B" w:rsidRPr="00D75462" w14:paraId="7C8F0836"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781" w:author="Dick" w:date="2019-07-08T05:52: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rPr>
          <w:ins w:id="782" w:author="Dick" w:date="2019-07-08T05:41:00Z"/>
        </w:trPr>
        <w:tc>
          <w:tcPr>
            <w:tcW w:w="2553" w:type="dxa"/>
            <w:shd w:val="clear" w:color="auto" w:fill="DEEAF6"/>
            <w:tcPrChange w:id="783" w:author="Dick" w:date="2019-07-08T05:52:00Z">
              <w:tcPr>
                <w:tcW w:w="2553" w:type="dxa"/>
                <w:shd w:val="clear" w:color="auto" w:fill="auto"/>
              </w:tcPr>
            </w:tcPrChange>
          </w:tcPr>
          <w:p w14:paraId="646D499B" w14:textId="1C35D675" w:rsidR="00EE3E5B" w:rsidRPr="00E4617A" w:rsidRDefault="00EE3E5B" w:rsidP="000A3A6D">
            <w:pPr>
              <w:ind w:left="0"/>
              <w:rPr>
                <w:ins w:id="784" w:author="Dick" w:date="2019-07-08T05:41:00Z"/>
                <w:rFonts w:asciiTheme="minorHAnsi" w:hAnsiTheme="minorHAnsi" w:cstheme="minorHAnsi"/>
                <w:b/>
                <w:szCs w:val="22"/>
              </w:rPr>
            </w:pPr>
            <w:ins w:id="785" w:author="Dick" w:date="2019-07-08T05:41:00Z">
              <w:r>
                <w:rPr>
                  <w:rFonts w:asciiTheme="minorHAnsi" w:hAnsiTheme="minorHAnsi" w:cstheme="minorHAnsi"/>
                  <w:b/>
                  <w:szCs w:val="22"/>
                </w:rPr>
                <w:t>Mvon.UserName</w:t>
              </w:r>
            </w:ins>
          </w:p>
        </w:tc>
        <w:tc>
          <w:tcPr>
            <w:tcW w:w="2909" w:type="dxa"/>
            <w:shd w:val="clear" w:color="auto" w:fill="DEEAF6"/>
            <w:tcPrChange w:id="786" w:author="Dick" w:date="2019-07-08T05:52:00Z">
              <w:tcPr>
                <w:tcW w:w="2909" w:type="dxa"/>
              </w:tcPr>
            </w:tcPrChange>
          </w:tcPr>
          <w:p w14:paraId="4FADA523" w14:textId="2B8DE80D" w:rsidR="00EE3E5B" w:rsidDel="00EE3E5B" w:rsidRDefault="00EE3E5B" w:rsidP="000A3A6D">
            <w:pPr>
              <w:ind w:left="0"/>
              <w:rPr>
                <w:ins w:id="787" w:author="Dick" w:date="2019-07-08T05:41:00Z"/>
                <w:rFonts w:ascii="Calibri" w:hAnsi="Calibri"/>
                <w:noProof/>
                <w:lang w:val="en-ZA" w:eastAsia="en-ZA"/>
              </w:rPr>
            </w:pPr>
            <w:ins w:id="788" w:author="Dick" w:date="2019-07-08T05:41:00Z">
              <w:r>
                <w:rPr>
                  <w:rFonts w:ascii="Calibri" w:hAnsi="Calibri"/>
                  <w:noProof/>
                  <w:lang w:val="en-ZA" w:eastAsia="en-ZA"/>
                </w:rPr>
                <w:t>MVextensions</w:t>
              </w:r>
            </w:ins>
          </w:p>
        </w:tc>
        <w:tc>
          <w:tcPr>
            <w:tcW w:w="3601" w:type="dxa"/>
            <w:shd w:val="clear" w:color="auto" w:fill="DEEAF6"/>
            <w:tcPrChange w:id="789" w:author="Dick" w:date="2019-07-08T05:52:00Z">
              <w:tcPr>
                <w:tcW w:w="3601" w:type="dxa"/>
                <w:shd w:val="clear" w:color="auto" w:fill="auto"/>
              </w:tcPr>
            </w:tcPrChange>
          </w:tcPr>
          <w:p w14:paraId="53A503C9" w14:textId="23B9A75A" w:rsidR="00EE3E5B" w:rsidRDefault="00C04BF2" w:rsidP="000A3A6D">
            <w:pPr>
              <w:ind w:left="0"/>
              <w:rPr>
                <w:ins w:id="790" w:author="Dick" w:date="2019-07-08T05:41:00Z"/>
                <w:rFonts w:ascii="Calibri" w:hAnsi="Calibri"/>
                <w:noProof/>
                <w:lang w:val="en-ZA" w:eastAsia="en-ZA"/>
              </w:rPr>
            </w:pPr>
            <w:ins w:id="791" w:author="Dick" w:date="2019-07-08T05:52:00Z">
              <w:r w:rsidRPr="00C04BF2">
                <w:rPr>
                  <w:rFonts w:ascii="Calibri" w:hAnsi="Calibri"/>
                  <w:noProof/>
                  <w:lang w:val="en-ZA" w:eastAsia="en-ZA"/>
                </w:rPr>
                <w:t>The Windows/UNIX user id to log into the server.</w:t>
              </w:r>
            </w:ins>
          </w:p>
        </w:tc>
      </w:tr>
      <w:tr w:rsidR="000A3A6D" w:rsidRPr="00D75462" w14:paraId="23FB4615" w14:textId="77777777" w:rsidTr="00396B2D">
        <w:tc>
          <w:tcPr>
            <w:tcW w:w="2553" w:type="dxa"/>
            <w:shd w:val="clear" w:color="auto" w:fill="auto"/>
          </w:tcPr>
          <w:p w14:paraId="66AE20FD" w14:textId="77777777" w:rsidR="000A3A6D" w:rsidRPr="00E4617A" w:rsidRDefault="000A3A6D" w:rsidP="000A3A6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Password</w:t>
            </w:r>
          </w:p>
        </w:tc>
        <w:tc>
          <w:tcPr>
            <w:tcW w:w="2909" w:type="dxa"/>
          </w:tcPr>
          <w:p w14:paraId="41348505" w14:textId="30F294E5" w:rsidR="000A3A6D" w:rsidRDefault="000A3A6D" w:rsidP="000A3A6D">
            <w:pPr>
              <w:ind w:left="0"/>
              <w:rPr>
                <w:rFonts w:ascii="Calibri" w:hAnsi="Calibri"/>
                <w:noProof/>
                <w:lang w:val="en-ZA" w:eastAsia="en-ZA"/>
              </w:rPr>
            </w:pPr>
            <w:del w:id="792" w:author="Dick" w:date="2019-07-08T05:40:00Z">
              <w:r w:rsidDel="00EE3E5B">
                <w:rPr>
                  <w:rFonts w:ascii="Calibri" w:hAnsi="Calibri"/>
                  <w:noProof/>
                  <w:lang w:val="en-ZA" w:eastAsia="en-ZA"/>
                </w:rPr>
                <w:delText>mvon#</w:delText>
              </w:r>
            </w:del>
            <w:ins w:id="793" w:author="Dick" w:date="2019-07-08T05:41:00Z">
              <w:r w:rsidR="00EE3E5B">
                <w:rPr>
                  <w:rFonts w:ascii="Calibri" w:hAnsi="Calibri"/>
                  <w:noProof/>
                  <w:lang w:val="en-ZA" w:eastAsia="en-ZA"/>
                </w:rPr>
                <w:t>Password1</w:t>
              </w:r>
            </w:ins>
          </w:p>
        </w:tc>
        <w:tc>
          <w:tcPr>
            <w:tcW w:w="3601" w:type="dxa"/>
            <w:shd w:val="clear" w:color="auto" w:fill="auto"/>
          </w:tcPr>
          <w:p w14:paraId="16DFD501" w14:textId="77777777" w:rsidR="000A3A6D" w:rsidRPr="00D75462" w:rsidRDefault="000A3A6D" w:rsidP="000A3A6D">
            <w:pPr>
              <w:ind w:left="0"/>
              <w:rPr>
                <w:rFonts w:ascii="Calibri" w:hAnsi="Calibri"/>
                <w:noProof/>
                <w:lang w:val="en-ZA" w:eastAsia="en-ZA"/>
              </w:rPr>
            </w:pPr>
            <w:r>
              <w:rPr>
                <w:rFonts w:ascii="Calibri" w:hAnsi="Calibri"/>
                <w:noProof/>
                <w:lang w:val="en-ZA" w:eastAsia="en-ZA"/>
              </w:rPr>
              <w:t>The password for the user above.</w:t>
            </w:r>
          </w:p>
        </w:tc>
      </w:tr>
      <w:tr w:rsidR="000A3A6D" w:rsidRPr="00D75462" w14:paraId="65BCEA71" w14:textId="77777777" w:rsidTr="00C04BF2">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794" w:author="Dick" w:date="2019-07-08T05:53: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795" w:author="Dick" w:date="2019-07-08T05:53:00Z">
              <w:tcPr>
                <w:tcW w:w="2553" w:type="dxa"/>
                <w:shd w:val="clear" w:color="auto" w:fill="auto"/>
              </w:tcPr>
            </w:tcPrChange>
          </w:tcPr>
          <w:p w14:paraId="79BC4860" w14:textId="77777777" w:rsidR="000A3A6D" w:rsidRPr="00E4617A" w:rsidRDefault="000A3A6D" w:rsidP="000A3A6D">
            <w:pPr>
              <w:ind w:left="0"/>
              <w:rPr>
                <w:rFonts w:asciiTheme="minorHAnsi" w:hAnsiTheme="minorHAnsi" w:cstheme="minorHAnsi"/>
                <w:b/>
                <w:szCs w:val="22"/>
              </w:rPr>
            </w:pPr>
            <w:r>
              <w:rPr>
                <w:rFonts w:asciiTheme="minorHAnsi" w:hAnsiTheme="minorHAnsi" w:cstheme="minorHAnsi"/>
                <w:b/>
                <w:szCs w:val="22"/>
              </w:rPr>
              <w:t>Mvon.Account</w:t>
            </w:r>
          </w:p>
        </w:tc>
        <w:tc>
          <w:tcPr>
            <w:tcW w:w="2909" w:type="dxa"/>
            <w:shd w:val="clear" w:color="auto" w:fill="DEEAF6"/>
            <w:tcPrChange w:id="796" w:author="Dick" w:date="2019-07-08T05:53:00Z">
              <w:tcPr>
                <w:tcW w:w="2909" w:type="dxa"/>
              </w:tcPr>
            </w:tcPrChange>
          </w:tcPr>
          <w:p w14:paraId="47318648" w14:textId="253316D2" w:rsidR="000A3A6D" w:rsidRDefault="000A3A6D" w:rsidP="000A3A6D">
            <w:pPr>
              <w:ind w:left="0"/>
              <w:rPr>
                <w:rFonts w:ascii="Calibri" w:hAnsi="Calibri"/>
                <w:noProof/>
                <w:lang w:val="en-ZA" w:eastAsia="en-ZA"/>
              </w:rPr>
            </w:pPr>
            <w:del w:id="797" w:author="Dick" w:date="2019-07-08T05:41:00Z">
              <w:r w:rsidDel="00EE3E5B">
                <w:rPr>
                  <w:rFonts w:ascii="Calibri" w:hAnsi="Calibri"/>
                  <w:noProof/>
                  <w:lang w:val="en-ZA" w:eastAsia="en-ZA"/>
                </w:rPr>
                <w:delText>SUPER-GROUP</w:delText>
              </w:r>
            </w:del>
            <w:ins w:id="798" w:author="Dick" w:date="2019-07-08T05:41:00Z">
              <w:r w:rsidR="00EE3E5B">
                <w:rPr>
                  <w:rFonts w:ascii="Calibri" w:hAnsi="Calibri"/>
                  <w:noProof/>
                  <w:lang w:val="en-ZA" w:eastAsia="en-ZA"/>
                </w:rPr>
                <w:t>MV</w:t>
              </w:r>
            </w:ins>
          </w:p>
        </w:tc>
        <w:tc>
          <w:tcPr>
            <w:tcW w:w="3601" w:type="dxa"/>
            <w:shd w:val="clear" w:color="auto" w:fill="DEEAF6"/>
            <w:tcPrChange w:id="799" w:author="Dick" w:date="2019-07-08T05:53:00Z">
              <w:tcPr>
                <w:tcW w:w="3601" w:type="dxa"/>
                <w:shd w:val="clear" w:color="auto" w:fill="auto"/>
              </w:tcPr>
            </w:tcPrChange>
          </w:tcPr>
          <w:p w14:paraId="51F9584A" w14:textId="77777777" w:rsidR="000A3A6D" w:rsidRDefault="000A3A6D" w:rsidP="000A3A6D">
            <w:pPr>
              <w:ind w:left="0"/>
              <w:rPr>
                <w:rFonts w:ascii="Calibri" w:hAnsi="Calibri"/>
                <w:noProof/>
                <w:lang w:val="en-ZA" w:eastAsia="en-ZA"/>
              </w:rPr>
            </w:pPr>
            <w:r>
              <w:rPr>
                <w:rFonts w:ascii="Calibri" w:hAnsi="Calibri"/>
                <w:noProof/>
                <w:lang w:val="en-ZA" w:eastAsia="en-ZA"/>
              </w:rPr>
              <w:t>A name for this account.</w:t>
            </w:r>
          </w:p>
        </w:tc>
      </w:tr>
      <w:tr w:rsidR="000A3A6D" w:rsidRPr="00D75462" w14:paraId="15441639" w14:textId="77777777" w:rsidTr="00396B2D">
        <w:tc>
          <w:tcPr>
            <w:tcW w:w="2553" w:type="dxa"/>
            <w:shd w:val="clear" w:color="auto" w:fill="auto"/>
          </w:tcPr>
          <w:p w14:paraId="1B7AEFE8" w14:textId="77777777" w:rsidR="000A3A6D" w:rsidRDefault="000A3A6D" w:rsidP="000A3A6D">
            <w:pPr>
              <w:ind w:left="0"/>
              <w:rPr>
                <w:rFonts w:asciiTheme="minorHAnsi" w:hAnsiTheme="minorHAnsi" w:cstheme="minorHAnsi"/>
                <w:b/>
                <w:szCs w:val="22"/>
              </w:rPr>
            </w:pPr>
            <w:r>
              <w:rPr>
                <w:rFonts w:asciiTheme="minorHAnsi" w:hAnsiTheme="minorHAnsi" w:cstheme="minorHAnsi"/>
                <w:b/>
                <w:szCs w:val="22"/>
              </w:rPr>
              <w:t>Mvon.AccountPath</w:t>
            </w:r>
          </w:p>
        </w:tc>
        <w:tc>
          <w:tcPr>
            <w:tcW w:w="2909" w:type="dxa"/>
          </w:tcPr>
          <w:p w14:paraId="56525E9D" w14:textId="3CAA751D" w:rsidR="000A3A6D" w:rsidRDefault="000A3A6D" w:rsidP="000A3A6D">
            <w:pPr>
              <w:ind w:left="0"/>
              <w:rPr>
                <w:rFonts w:ascii="Calibri" w:hAnsi="Calibri"/>
                <w:noProof/>
                <w:lang w:val="en-ZA" w:eastAsia="en-ZA"/>
              </w:rPr>
            </w:pPr>
            <w:r>
              <w:rPr>
                <w:rFonts w:ascii="Calibri" w:hAnsi="Calibri"/>
                <w:noProof/>
                <w:lang w:val="en-ZA" w:eastAsia="en-ZA"/>
              </w:rPr>
              <w:t>/usr</w:t>
            </w:r>
            <w:ins w:id="800" w:author="Dick" w:date="2019-07-08T05:41:00Z">
              <w:r w:rsidR="00EE3E5B">
                <w:rPr>
                  <w:rFonts w:ascii="Calibri" w:hAnsi="Calibri"/>
                  <w:noProof/>
                  <w:lang w:val="en-ZA" w:eastAsia="en-ZA"/>
                </w:rPr>
                <w:t>/data/MV</w:t>
              </w:r>
            </w:ins>
            <w:del w:id="801" w:author="Dick" w:date="2019-07-08T05:41:00Z">
              <w:r w:rsidDel="00EE3E5B">
                <w:rPr>
                  <w:rFonts w:ascii="Calibri" w:hAnsi="Calibri"/>
                  <w:noProof/>
                  <w:lang w:val="en-ZA" w:eastAsia="en-ZA"/>
                </w:rPr>
                <w:delText>/SUPER-GROUP</w:delText>
              </w:r>
            </w:del>
          </w:p>
        </w:tc>
        <w:tc>
          <w:tcPr>
            <w:tcW w:w="3601" w:type="dxa"/>
            <w:shd w:val="clear" w:color="auto" w:fill="auto"/>
          </w:tcPr>
          <w:p w14:paraId="310483E1" w14:textId="77777777" w:rsidR="000A3A6D" w:rsidRDefault="000A3A6D" w:rsidP="000A3A6D">
            <w:pPr>
              <w:ind w:left="0"/>
              <w:rPr>
                <w:rFonts w:ascii="Calibri" w:hAnsi="Calibri"/>
                <w:noProof/>
                <w:lang w:val="en-ZA" w:eastAsia="en-ZA"/>
              </w:rPr>
            </w:pPr>
            <w:r>
              <w:rPr>
                <w:rFonts w:ascii="Calibri" w:hAnsi="Calibri"/>
                <w:noProof/>
                <w:lang w:val="en-ZA" w:eastAsia="en-ZA"/>
              </w:rPr>
              <w:t>The path on the Unidata machine to the Unidata account.</w:t>
            </w:r>
          </w:p>
        </w:tc>
      </w:tr>
    </w:tbl>
    <w:p w14:paraId="7015471F" w14:textId="77777777" w:rsidR="00A6239D" w:rsidRDefault="00A6239D" w:rsidP="004D4BD3">
      <w:pPr>
        <w:ind w:left="0"/>
        <w:rPr>
          <w:rFonts w:ascii="Calibri" w:hAnsi="Calibri"/>
          <w:noProof/>
          <w:lang w:val="en-ZA" w:eastAsia="en-ZA"/>
        </w:rPr>
      </w:pPr>
    </w:p>
    <w:p w14:paraId="7B5655DC" w14:textId="77777777" w:rsidR="00A6239D" w:rsidRDefault="00A6239D">
      <w:pPr>
        <w:spacing w:before="0"/>
        <w:ind w:left="0"/>
        <w:rPr>
          <w:rFonts w:ascii="Calibri" w:hAnsi="Calibri"/>
          <w:noProof/>
          <w:lang w:val="en-ZA" w:eastAsia="en-ZA"/>
        </w:rPr>
      </w:pPr>
      <w:r>
        <w:rPr>
          <w:rFonts w:ascii="Calibri" w:hAnsi="Calibri"/>
          <w:noProof/>
          <w:lang w:val="en-ZA" w:eastAsia="en-ZA"/>
        </w:rPr>
        <w:br w:type="page"/>
      </w:r>
    </w:p>
    <w:p w14:paraId="3A28E4D0" w14:textId="77777777" w:rsidR="00A6239D" w:rsidRDefault="00A6239D" w:rsidP="00A6239D">
      <w:pPr>
        <w:pStyle w:val="Heading2"/>
        <w:rPr>
          <w:noProof/>
          <w:lang w:val="en-ZA" w:eastAsia="en-ZA"/>
        </w:rPr>
      </w:pPr>
      <w:bookmarkStart w:id="802" w:name="_Toc13454198"/>
      <w:r>
        <w:rPr>
          <w:noProof/>
          <w:lang w:val="en-ZA" w:eastAsia="en-ZA"/>
        </w:rPr>
        <w:lastRenderedPageBreak/>
        <w:t>OpenQM</w:t>
      </w:r>
      <w:bookmarkEnd w:id="802"/>
    </w:p>
    <w:p w14:paraId="4DDEDE32" w14:textId="77777777" w:rsidR="00A6239D" w:rsidRPr="0052132F"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79FF0DCF" w14:textId="77777777" w:rsidR="00A6239D" w:rsidRPr="00A038F5" w:rsidRDefault="00A6239D" w:rsidP="00A6239D">
      <w:pPr>
        <w:shd w:val="clear" w:color="auto" w:fill="FFFFFF"/>
        <w:spacing w:before="0" w:line="285" w:lineRule="atLeast"/>
        <w:ind w:left="0"/>
        <w:rPr>
          <w:rFonts w:ascii="Consolas" w:hAnsi="Consolas"/>
          <w:sz w:val="21"/>
          <w:szCs w:val="21"/>
          <w:rPrChange w:id="803" w:author="Dick" w:date="2019-07-08T05:57:00Z">
            <w:rPr>
              <w:rFonts w:ascii="Consolas" w:hAnsi="Consolas"/>
              <w:color w:val="000000"/>
              <w:sz w:val="21"/>
              <w:szCs w:val="21"/>
            </w:rPr>
          </w:rPrChange>
        </w:rPr>
      </w:pPr>
      <w:r w:rsidRPr="00A038F5">
        <w:rPr>
          <w:rFonts w:ascii="Consolas" w:hAnsi="Consolas"/>
          <w:sz w:val="21"/>
          <w:szCs w:val="21"/>
          <w:rPrChange w:id="804" w:author="Dick" w:date="2019-07-08T05:57:00Z">
            <w:rPr>
              <w:rFonts w:ascii="Consolas" w:hAnsi="Consolas"/>
              <w:color w:val="000000"/>
              <w:sz w:val="21"/>
              <w:szCs w:val="21"/>
            </w:rPr>
          </w:rPrChange>
        </w:rPr>
        <w:t>    </w:t>
      </w:r>
      <w:r w:rsidRPr="00A038F5">
        <w:rPr>
          <w:rFonts w:ascii="Consolas" w:hAnsi="Consolas"/>
          <w:sz w:val="21"/>
          <w:szCs w:val="21"/>
          <w:rPrChange w:id="805" w:author="Dick" w:date="2019-07-08T05:57:00Z">
            <w:rPr>
              <w:rFonts w:ascii="Consolas" w:hAnsi="Consolas"/>
              <w:color w:val="0451A5"/>
              <w:sz w:val="21"/>
              <w:szCs w:val="21"/>
            </w:rPr>
          </w:rPrChange>
        </w:rPr>
        <w:t>"folders"</w:t>
      </w:r>
      <w:r w:rsidRPr="00A038F5">
        <w:rPr>
          <w:rFonts w:ascii="Consolas" w:hAnsi="Consolas"/>
          <w:sz w:val="21"/>
          <w:szCs w:val="21"/>
          <w:rPrChange w:id="806" w:author="Dick" w:date="2019-07-08T05:57:00Z">
            <w:rPr>
              <w:rFonts w:ascii="Consolas" w:hAnsi="Consolas"/>
              <w:color w:val="000000"/>
              <w:sz w:val="21"/>
              <w:szCs w:val="21"/>
            </w:rPr>
          </w:rPrChange>
        </w:rPr>
        <w:t>:[</w:t>
      </w:r>
    </w:p>
    <w:p w14:paraId="48C1C2BF" w14:textId="77777777" w:rsidR="00A6239D" w:rsidRPr="00A038F5" w:rsidRDefault="00A6239D" w:rsidP="00A6239D">
      <w:pPr>
        <w:shd w:val="clear" w:color="auto" w:fill="FFFFFF"/>
        <w:spacing w:before="0" w:line="285" w:lineRule="atLeast"/>
        <w:ind w:left="0"/>
        <w:rPr>
          <w:rFonts w:ascii="Consolas" w:hAnsi="Consolas"/>
          <w:sz w:val="21"/>
          <w:szCs w:val="21"/>
          <w:rPrChange w:id="807" w:author="Dick" w:date="2019-07-08T05:57:00Z">
            <w:rPr>
              <w:rFonts w:ascii="Consolas" w:hAnsi="Consolas"/>
              <w:color w:val="000000"/>
              <w:sz w:val="21"/>
              <w:szCs w:val="21"/>
            </w:rPr>
          </w:rPrChange>
        </w:rPr>
      </w:pPr>
      <w:r w:rsidRPr="00A038F5">
        <w:rPr>
          <w:rFonts w:ascii="Consolas" w:hAnsi="Consolas"/>
          <w:sz w:val="21"/>
          <w:szCs w:val="21"/>
          <w:rPrChange w:id="808" w:author="Dick" w:date="2019-07-08T05:57:00Z">
            <w:rPr>
              <w:rFonts w:ascii="Consolas" w:hAnsi="Consolas"/>
              <w:color w:val="000000"/>
              <w:sz w:val="21"/>
              <w:szCs w:val="21"/>
            </w:rPr>
          </w:rPrChange>
        </w:rPr>
        <w:t xml:space="preserve">        {</w:t>
      </w:r>
    </w:p>
    <w:p w14:paraId="4C58FFAA" w14:textId="77777777" w:rsidR="00A6239D" w:rsidRPr="00A038F5" w:rsidRDefault="00A6239D" w:rsidP="00A6239D">
      <w:pPr>
        <w:shd w:val="clear" w:color="auto" w:fill="FFFFFF"/>
        <w:spacing w:before="0" w:line="285" w:lineRule="atLeast"/>
        <w:ind w:left="0"/>
        <w:rPr>
          <w:rFonts w:ascii="Consolas" w:hAnsi="Consolas"/>
          <w:sz w:val="21"/>
          <w:szCs w:val="21"/>
          <w:rPrChange w:id="809" w:author="Dick" w:date="2019-07-08T05:57:00Z">
            <w:rPr>
              <w:rFonts w:ascii="Consolas" w:hAnsi="Consolas"/>
              <w:color w:val="000000"/>
              <w:sz w:val="21"/>
              <w:szCs w:val="21"/>
            </w:rPr>
          </w:rPrChange>
        </w:rPr>
      </w:pPr>
      <w:r w:rsidRPr="00A038F5">
        <w:rPr>
          <w:rFonts w:ascii="Consolas" w:hAnsi="Consolas"/>
          <w:sz w:val="21"/>
          <w:szCs w:val="21"/>
          <w:rPrChange w:id="810" w:author="Dick" w:date="2019-07-08T05:57:00Z">
            <w:rPr>
              <w:rFonts w:ascii="Consolas" w:hAnsi="Consolas"/>
              <w:color w:val="000000"/>
              <w:sz w:val="21"/>
              <w:szCs w:val="21"/>
            </w:rPr>
          </w:rPrChange>
        </w:rPr>
        <w:t xml:space="preserve">            </w:t>
      </w:r>
      <w:r w:rsidRPr="00A038F5">
        <w:rPr>
          <w:rFonts w:ascii="Consolas" w:hAnsi="Consolas"/>
          <w:sz w:val="21"/>
          <w:szCs w:val="21"/>
          <w:rPrChange w:id="811" w:author="Dick" w:date="2019-07-08T05:57:00Z">
            <w:rPr>
              <w:rFonts w:ascii="Consolas" w:hAnsi="Consolas"/>
              <w:color w:val="0451A5"/>
              <w:sz w:val="21"/>
              <w:szCs w:val="21"/>
            </w:rPr>
          </w:rPrChange>
        </w:rPr>
        <w:t>"uri"</w:t>
      </w:r>
      <w:r w:rsidRPr="00A038F5">
        <w:rPr>
          <w:rFonts w:ascii="Consolas" w:hAnsi="Consolas"/>
          <w:sz w:val="21"/>
          <w:szCs w:val="21"/>
          <w:rPrChange w:id="812" w:author="Dick" w:date="2019-07-08T05:57:00Z">
            <w:rPr>
              <w:rFonts w:ascii="Consolas" w:hAnsi="Consolas"/>
              <w:color w:val="000000"/>
              <w:sz w:val="21"/>
              <w:szCs w:val="21"/>
            </w:rPr>
          </w:rPrChange>
        </w:rPr>
        <w:t xml:space="preserve">: </w:t>
      </w:r>
      <w:r w:rsidR="00A51FA4" w:rsidRPr="00A038F5">
        <w:rPr>
          <w:rFonts w:ascii="Consolas" w:hAnsi="Consolas"/>
          <w:sz w:val="21"/>
          <w:szCs w:val="21"/>
          <w:rPrChange w:id="813" w:author="Dick" w:date="2019-07-08T05:57:00Z">
            <w:rPr>
              <w:rFonts w:ascii="Consolas" w:hAnsi="Consolas"/>
              <w:color w:val="A31515"/>
              <w:sz w:val="21"/>
              <w:szCs w:val="21"/>
            </w:rPr>
          </w:rPrChange>
        </w:rPr>
        <w:t>"Rest</w:t>
      </w:r>
      <w:r w:rsidRPr="00A038F5">
        <w:rPr>
          <w:rFonts w:ascii="Consolas" w:hAnsi="Consolas"/>
          <w:sz w:val="21"/>
          <w:szCs w:val="21"/>
          <w:rPrChange w:id="814" w:author="Dick" w:date="2019-07-08T05:57:00Z">
            <w:rPr>
              <w:rFonts w:ascii="Consolas" w:hAnsi="Consolas"/>
              <w:color w:val="A31515"/>
              <w:sz w:val="21"/>
              <w:szCs w:val="21"/>
            </w:rPr>
          </w:rPrChange>
        </w:rPr>
        <w:t>FS:/"</w:t>
      </w:r>
      <w:r w:rsidRPr="00A038F5">
        <w:rPr>
          <w:rFonts w:ascii="Consolas" w:hAnsi="Consolas"/>
          <w:sz w:val="21"/>
          <w:szCs w:val="21"/>
          <w:rPrChange w:id="815" w:author="Dick" w:date="2019-07-08T05:57:00Z">
            <w:rPr>
              <w:rFonts w:ascii="Consolas" w:hAnsi="Consolas"/>
              <w:color w:val="000000"/>
              <w:sz w:val="21"/>
              <w:szCs w:val="21"/>
            </w:rPr>
          </w:rPrChange>
        </w:rPr>
        <w:t>,</w:t>
      </w:r>
      <w:r w:rsidRPr="00A038F5">
        <w:rPr>
          <w:rFonts w:ascii="Consolas" w:hAnsi="Consolas"/>
          <w:sz w:val="21"/>
          <w:szCs w:val="21"/>
          <w:rPrChange w:id="816" w:author="Dick" w:date="2019-07-08T05:57:00Z">
            <w:rPr>
              <w:rFonts w:ascii="Consolas" w:hAnsi="Consolas"/>
              <w:color w:val="000000"/>
              <w:sz w:val="21"/>
              <w:szCs w:val="21"/>
            </w:rPr>
          </w:rPrChange>
        </w:rPr>
        <w:tab/>
      </w:r>
    </w:p>
    <w:p w14:paraId="0D54F447" w14:textId="758FFE2E" w:rsidR="00A6239D" w:rsidRPr="00A038F5" w:rsidRDefault="00A6239D" w:rsidP="00A6239D">
      <w:pPr>
        <w:shd w:val="clear" w:color="auto" w:fill="FFFFFF"/>
        <w:spacing w:before="0" w:line="285" w:lineRule="atLeast"/>
        <w:ind w:left="0"/>
        <w:rPr>
          <w:rFonts w:ascii="Consolas" w:hAnsi="Consolas"/>
          <w:sz w:val="21"/>
          <w:szCs w:val="21"/>
          <w:rPrChange w:id="817" w:author="Dick" w:date="2019-07-08T05:57:00Z">
            <w:rPr>
              <w:rFonts w:ascii="Consolas" w:hAnsi="Consolas"/>
              <w:color w:val="000000"/>
              <w:sz w:val="21"/>
              <w:szCs w:val="21"/>
            </w:rPr>
          </w:rPrChange>
        </w:rPr>
      </w:pPr>
      <w:r w:rsidRPr="00A038F5">
        <w:rPr>
          <w:rFonts w:ascii="Consolas" w:hAnsi="Consolas"/>
          <w:sz w:val="21"/>
          <w:szCs w:val="21"/>
          <w:rPrChange w:id="818" w:author="Dick" w:date="2019-07-08T05:57:00Z">
            <w:rPr>
              <w:rFonts w:ascii="Consolas" w:hAnsi="Consolas"/>
              <w:color w:val="000000"/>
              <w:sz w:val="21"/>
              <w:szCs w:val="21"/>
            </w:rPr>
          </w:rPrChange>
        </w:rPr>
        <w:t xml:space="preserve">            </w:t>
      </w:r>
      <w:r w:rsidRPr="00A038F5">
        <w:rPr>
          <w:rFonts w:ascii="Consolas" w:hAnsi="Consolas"/>
          <w:sz w:val="21"/>
          <w:szCs w:val="21"/>
          <w:rPrChange w:id="819" w:author="Dick" w:date="2019-07-08T05:57:00Z">
            <w:rPr>
              <w:rFonts w:ascii="Consolas" w:hAnsi="Consolas"/>
              <w:color w:val="0451A5"/>
              <w:sz w:val="21"/>
              <w:szCs w:val="21"/>
            </w:rPr>
          </w:rPrChange>
        </w:rPr>
        <w:t>"name"</w:t>
      </w:r>
      <w:r w:rsidRPr="00A038F5">
        <w:rPr>
          <w:rFonts w:ascii="Consolas" w:hAnsi="Consolas"/>
          <w:sz w:val="21"/>
          <w:szCs w:val="21"/>
          <w:rPrChange w:id="820" w:author="Dick" w:date="2019-07-08T05:57:00Z">
            <w:rPr>
              <w:rFonts w:ascii="Consolas" w:hAnsi="Consolas"/>
              <w:color w:val="000000"/>
              <w:sz w:val="21"/>
              <w:szCs w:val="21"/>
            </w:rPr>
          </w:rPrChange>
        </w:rPr>
        <w:t xml:space="preserve">: </w:t>
      </w:r>
      <w:r w:rsidRPr="00A038F5">
        <w:rPr>
          <w:rFonts w:ascii="Consolas" w:hAnsi="Consolas"/>
          <w:sz w:val="21"/>
          <w:szCs w:val="21"/>
          <w:rPrChange w:id="821" w:author="Dick" w:date="2019-07-08T05:57:00Z">
            <w:rPr>
              <w:rFonts w:ascii="Consolas" w:hAnsi="Consolas"/>
              <w:color w:val="A31515"/>
              <w:sz w:val="21"/>
              <w:szCs w:val="21"/>
            </w:rPr>
          </w:rPrChange>
        </w:rPr>
        <w:t xml:space="preserve">"Account - </w:t>
      </w:r>
      <w:del w:id="822" w:author="Dick" w:date="2019-07-08T05:53:00Z">
        <w:r w:rsidRPr="00A038F5" w:rsidDel="00C04BF2">
          <w:rPr>
            <w:rFonts w:ascii="Consolas" w:hAnsi="Consolas"/>
            <w:sz w:val="21"/>
            <w:szCs w:val="21"/>
            <w:rPrChange w:id="823" w:author="Dick" w:date="2019-07-08T05:57:00Z">
              <w:rPr>
                <w:rFonts w:ascii="Consolas" w:hAnsi="Consolas"/>
                <w:color w:val="A31515"/>
                <w:sz w:val="21"/>
                <w:szCs w:val="21"/>
              </w:rPr>
            </w:rPrChange>
          </w:rPr>
          <w:delText>PRC</w:delText>
        </w:r>
      </w:del>
      <w:ins w:id="824" w:author="Dick" w:date="2019-07-08T05:53:00Z">
        <w:r w:rsidR="00C04BF2" w:rsidRPr="00A038F5">
          <w:rPr>
            <w:rFonts w:ascii="Consolas" w:hAnsi="Consolas"/>
            <w:sz w:val="21"/>
            <w:szCs w:val="21"/>
            <w:rPrChange w:id="825" w:author="Dick" w:date="2019-07-08T05:57:00Z">
              <w:rPr>
                <w:rFonts w:ascii="Consolas" w:hAnsi="Consolas"/>
                <w:color w:val="A31515"/>
                <w:sz w:val="21"/>
                <w:szCs w:val="21"/>
              </w:rPr>
            </w:rPrChange>
          </w:rPr>
          <w:t>QM</w:t>
        </w:r>
      </w:ins>
      <w:r w:rsidRPr="00A038F5">
        <w:rPr>
          <w:rFonts w:ascii="Consolas" w:hAnsi="Consolas"/>
          <w:sz w:val="21"/>
          <w:szCs w:val="21"/>
          <w:rPrChange w:id="826" w:author="Dick" w:date="2019-07-08T05:57:00Z">
            <w:rPr>
              <w:rFonts w:ascii="Consolas" w:hAnsi="Consolas"/>
              <w:color w:val="A31515"/>
              <w:sz w:val="21"/>
              <w:szCs w:val="21"/>
            </w:rPr>
          </w:rPrChange>
        </w:rPr>
        <w:t>"</w:t>
      </w:r>
      <w:r w:rsidRPr="00A038F5">
        <w:rPr>
          <w:rFonts w:ascii="Consolas" w:hAnsi="Consolas"/>
          <w:sz w:val="21"/>
          <w:szCs w:val="21"/>
          <w:rPrChange w:id="827" w:author="Dick" w:date="2019-07-08T05:57:00Z">
            <w:rPr>
              <w:rFonts w:ascii="Consolas" w:hAnsi="Consolas"/>
              <w:color w:val="000000"/>
              <w:sz w:val="21"/>
              <w:szCs w:val="21"/>
            </w:rPr>
          </w:rPrChange>
        </w:rPr>
        <w:t>,</w:t>
      </w:r>
    </w:p>
    <w:p w14:paraId="0F2C0144" w14:textId="77777777" w:rsidR="00A6239D" w:rsidRPr="00A038F5" w:rsidRDefault="00A6239D" w:rsidP="00A6239D">
      <w:pPr>
        <w:shd w:val="clear" w:color="auto" w:fill="FFFFFF"/>
        <w:spacing w:before="0" w:line="285" w:lineRule="atLeast"/>
        <w:ind w:left="0"/>
        <w:rPr>
          <w:rFonts w:ascii="Consolas" w:hAnsi="Consolas"/>
          <w:sz w:val="21"/>
          <w:szCs w:val="21"/>
          <w:rPrChange w:id="828" w:author="Dick" w:date="2019-07-08T05:57:00Z">
            <w:rPr>
              <w:rFonts w:ascii="Consolas" w:hAnsi="Consolas"/>
              <w:color w:val="000000"/>
              <w:sz w:val="21"/>
              <w:szCs w:val="21"/>
            </w:rPr>
          </w:rPrChange>
        </w:rPr>
      </w:pPr>
      <w:r w:rsidRPr="00A038F5">
        <w:rPr>
          <w:rFonts w:ascii="Consolas" w:hAnsi="Consolas"/>
          <w:sz w:val="21"/>
          <w:szCs w:val="21"/>
          <w:rPrChange w:id="829" w:author="Dick" w:date="2019-07-08T05:57:00Z">
            <w:rPr>
              <w:rFonts w:ascii="Consolas" w:hAnsi="Consolas"/>
              <w:color w:val="000000"/>
              <w:sz w:val="21"/>
              <w:szCs w:val="21"/>
            </w:rPr>
          </w:rPrChange>
        </w:rPr>
        <w:t xml:space="preserve">        }       </w:t>
      </w:r>
    </w:p>
    <w:p w14:paraId="26394D65" w14:textId="77777777" w:rsidR="00A6239D" w:rsidRPr="00A038F5" w:rsidRDefault="00A6239D" w:rsidP="00A6239D">
      <w:pPr>
        <w:shd w:val="clear" w:color="auto" w:fill="FFFFFF"/>
        <w:spacing w:before="0" w:line="285" w:lineRule="atLeast"/>
        <w:ind w:left="0"/>
        <w:rPr>
          <w:rFonts w:ascii="Consolas" w:hAnsi="Consolas"/>
          <w:sz w:val="21"/>
          <w:szCs w:val="21"/>
          <w:rPrChange w:id="830" w:author="Dick" w:date="2019-07-08T05:57:00Z">
            <w:rPr>
              <w:rFonts w:ascii="Consolas" w:hAnsi="Consolas"/>
              <w:color w:val="000000"/>
              <w:sz w:val="21"/>
              <w:szCs w:val="21"/>
            </w:rPr>
          </w:rPrChange>
        </w:rPr>
      </w:pPr>
      <w:r w:rsidRPr="00A038F5">
        <w:rPr>
          <w:rFonts w:ascii="Consolas" w:hAnsi="Consolas"/>
          <w:sz w:val="21"/>
          <w:szCs w:val="21"/>
          <w:rPrChange w:id="831" w:author="Dick" w:date="2019-07-08T05:57:00Z">
            <w:rPr>
              <w:rFonts w:ascii="Consolas" w:hAnsi="Consolas"/>
              <w:color w:val="000000"/>
              <w:sz w:val="21"/>
              <w:szCs w:val="21"/>
            </w:rPr>
          </w:rPrChange>
        </w:rPr>
        <w:t xml:space="preserve">    ],</w:t>
      </w:r>
    </w:p>
    <w:p w14:paraId="7F5ADE4D" w14:textId="77777777" w:rsidR="00A6239D" w:rsidRPr="00A038F5" w:rsidRDefault="00A6239D" w:rsidP="00A6239D">
      <w:pPr>
        <w:shd w:val="clear" w:color="auto" w:fill="FFFFFF"/>
        <w:spacing w:before="0" w:line="285" w:lineRule="atLeast"/>
        <w:ind w:left="0"/>
        <w:rPr>
          <w:rFonts w:ascii="Consolas" w:hAnsi="Consolas"/>
          <w:sz w:val="21"/>
          <w:szCs w:val="21"/>
          <w:rPrChange w:id="832" w:author="Dick" w:date="2019-07-08T05:57:00Z">
            <w:rPr>
              <w:rFonts w:ascii="Consolas" w:hAnsi="Consolas"/>
              <w:color w:val="000000"/>
              <w:sz w:val="21"/>
              <w:szCs w:val="21"/>
            </w:rPr>
          </w:rPrChange>
        </w:rPr>
      </w:pPr>
    </w:p>
    <w:p w14:paraId="5C0F1C2B" w14:textId="65BF1A2E" w:rsidR="00A6239D" w:rsidRPr="00A038F5" w:rsidRDefault="00A6239D" w:rsidP="00A6239D">
      <w:pPr>
        <w:shd w:val="clear" w:color="auto" w:fill="FFFFFF"/>
        <w:spacing w:before="0" w:line="285" w:lineRule="atLeast"/>
        <w:ind w:left="0"/>
        <w:rPr>
          <w:ins w:id="833" w:author="Dick" w:date="2019-07-08T05:54:00Z"/>
          <w:rFonts w:ascii="Consolas" w:hAnsi="Consolas"/>
          <w:sz w:val="21"/>
          <w:szCs w:val="21"/>
          <w:rPrChange w:id="834" w:author="Dick" w:date="2019-07-08T05:57:00Z">
            <w:rPr>
              <w:ins w:id="835" w:author="Dick" w:date="2019-07-08T05:54:00Z"/>
              <w:rFonts w:ascii="Consolas" w:hAnsi="Consolas"/>
              <w:color w:val="000000"/>
              <w:sz w:val="21"/>
              <w:szCs w:val="21"/>
            </w:rPr>
          </w:rPrChange>
        </w:rPr>
      </w:pPr>
      <w:r w:rsidRPr="00A038F5">
        <w:rPr>
          <w:rFonts w:ascii="Consolas" w:hAnsi="Consolas"/>
          <w:sz w:val="21"/>
          <w:szCs w:val="21"/>
          <w:rPrChange w:id="836" w:author="Dick" w:date="2019-07-08T05:57:00Z">
            <w:rPr>
              <w:rFonts w:ascii="Consolas" w:hAnsi="Consolas"/>
              <w:color w:val="000000"/>
              <w:sz w:val="21"/>
              <w:szCs w:val="21"/>
            </w:rPr>
          </w:rPrChange>
        </w:rPr>
        <w:t>    </w:t>
      </w:r>
      <w:r w:rsidRPr="00A038F5">
        <w:rPr>
          <w:rFonts w:ascii="Consolas" w:hAnsi="Consolas"/>
          <w:sz w:val="21"/>
          <w:szCs w:val="21"/>
          <w:rPrChange w:id="837" w:author="Dick" w:date="2019-07-08T05:57:00Z">
            <w:rPr>
              <w:rFonts w:ascii="Consolas" w:hAnsi="Consolas"/>
              <w:color w:val="0451A5"/>
              <w:sz w:val="21"/>
              <w:szCs w:val="21"/>
            </w:rPr>
          </w:rPrChange>
        </w:rPr>
        <w:t>"settings"</w:t>
      </w:r>
      <w:r w:rsidRPr="00A038F5">
        <w:rPr>
          <w:rFonts w:ascii="Consolas" w:hAnsi="Consolas"/>
          <w:sz w:val="21"/>
          <w:szCs w:val="21"/>
          <w:rPrChange w:id="838" w:author="Dick" w:date="2019-07-08T05:57:00Z">
            <w:rPr>
              <w:rFonts w:ascii="Consolas" w:hAnsi="Consolas"/>
              <w:color w:val="000000"/>
              <w:sz w:val="21"/>
              <w:szCs w:val="21"/>
            </w:rPr>
          </w:rPrChange>
        </w:rPr>
        <w:t>: {</w:t>
      </w:r>
    </w:p>
    <w:p w14:paraId="6F5C556A" w14:textId="370ADC45" w:rsidR="00C04BF2" w:rsidRPr="00A038F5" w:rsidRDefault="00C04BF2" w:rsidP="00A6239D">
      <w:pPr>
        <w:shd w:val="clear" w:color="auto" w:fill="FFFFFF"/>
        <w:spacing w:before="0" w:line="285" w:lineRule="atLeast"/>
        <w:ind w:left="0"/>
        <w:rPr>
          <w:rFonts w:ascii="Consolas" w:hAnsi="Consolas"/>
          <w:sz w:val="21"/>
          <w:szCs w:val="21"/>
          <w:rPrChange w:id="839" w:author="Dick" w:date="2019-07-08T05:57:00Z">
            <w:rPr>
              <w:rFonts w:ascii="Consolas" w:hAnsi="Consolas"/>
              <w:color w:val="000000"/>
              <w:sz w:val="21"/>
              <w:szCs w:val="21"/>
            </w:rPr>
          </w:rPrChange>
        </w:rPr>
      </w:pPr>
      <w:ins w:id="840" w:author="Dick" w:date="2019-07-08T05:54:00Z">
        <w:r w:rsidRPr="00A038F5">
          <w:rPr>
            <w:rFonts w:ascii="Consolas" w:hAnsi="Consolas"/>
            <w:sz w:val="21"/>
            <w:szCs w:val="21"/>
            <w:rPrChange w:id="841" w:author="Dick" w:date="2019-07-08T05:57:00Z">
              <w:rPr>
                <w:rFonts w:ascii="Consolas" w:hAnsi="Consolas"/>
                <w:color w:val="000000"/>
                <w:sz w:val="21"/>
                <w:szCs w:val="21"/>
              </w:rPr>
            </w:rPrChange>
          </w:rPr>
          <w:t xml:space="preserve">        “mvon.RestPath”: “http://localhost:9005/”,</w:t>
        </w:r>
      </w:ins>
    </w:p>
    <w:p w14:paraId="4AB8828D" w14:textId="77777777" w:rsidR="00A6239D" w:rsidRPr="00A038F5" w:rsidRDefault="00A6239D" w:rsidP="00A6239D">
      <w:pPr>
        <w:shd w:val="clear" w:color="auto" w:fill="FFFFFF"/>
        <w:spacing w:before="0" w:line="285" w:lineRule="atLeast"/>
        <w:ind w:left="0"/>
        <w:rPr>
          <w:rFonts w:ascii="Consolas" w:hAnsi="Consolas"/>
          <w:sz w:val="21"/>
          <w:szCs w:val="21"/>
          <w:rPrChange w:id="842" w:author="Dick" w:date="2019-07-08T05:57:00Z">
            <w:rPr>
              <w:rFonts w:ascii="Consolas" w:hAnsi="Consolas"/>
              <w:color w:val="000000"/>
              <w:sz w:val="21"/>
              <w:szCs w:val="21"/>
            </w:rPr>
          </w:rPrChange>
        </w:rPr>
      </w:pPr>
      <w:r w:rsidRPr="00A038F5">
        <w:rPr>
          <w:rFonts w:ascii="Consolas" w:hAnsi="Consolas"/>
          <w:sz w:val="21"/>
          <w:szCs w:val="21"/>
          <w:rPrChange w:id="843" w:author="Dick" w:date="2019-07-08T05:57:00Z">
            <w:rPr>
              <w:rFonts w:ascii="Consolas" w:hAnsi="Consolas"/>
              <w:color w:val="000000"/>
              <w:sz w:val="21"/>
              <w:szCs w:val="21"/>
            </w:rPr>
          </w:rPrChange>
        </w:rPr>
        <w:t>        </w:t>
      </w:r>
      <w:r w:rsidR="00A51FA4" w:rsidRPr="00A038F5">
        <w:rPr>
          <w:rFonts w:ascii="Consolas" w:hAnsi="Consolas"/>
          <w:sz w:val="21"/>
          <w:szCs w:val="21"/>
          <w:rPrChange w:id="844" w:author="Dick" w:date="2019-07-08T05:57:00Z">
            <w:rPr>
              <w:rFonts w:ascii="Consolas" w:hAnsi="Consolas"/>
              <w:color w:val="0451A5"/>
              <w:sz w:val="21"/>
              <w:szCs w:val="21"/>
            </w:rPr>
          </w:rPrChange>
        </w:rPr>
        <w:t>"mvon.U</w:t>
      </w:r>
      <w:r w:rsidRPr="00A038F5">
        <w:rPr>
          <w:rFonts w:ascii="Consolas" w:hAnsi="Consolas"/>
          <w:sz w:val="21"/>
          <w:szCs w:val="21"/>
          <w:rPrChange w:id="845" w:author="Dick" w:date="2019-07-08T05:57:00Z">
            <w:rPr>
              <w:rFonts w:ascii="Consolas" w:hAnsi="Consolas"/>
              <w:color w:val="0451A5"/>
              <w:sz w:val="21"/>
              <w:szCs w:val="21"/>
            </w:rPr>
          </w:rPrChange>
        </w:rPr>
        <w:t>seGateway"</w:t>
      </w:r>
      <w:r w:rsidRPr="00A038F5">
        <w:rPr>
          <w:rFonts w:ascii="Consolas" w:hAnsi="Consolas"/>
          <w:sz w:val="21"/>
          <w:szCs w:val="21"/>
          <w:rPrChange w:id="846" w:author="Dick" w:date="2019-07-08T05:57:00Z">
            <w:rPr>
              <w:rFonts w:ascii="Consolas" w:hAnsi="Consolas"/>
              <w:color w:val="000000"/>
              <w:sz w:val="21"/>
              <w:szCs w:val="21"/>
            </w:rPr>
          </w:rPrChange>
        </w:rPr>
        <w:t xml:space="preserve">: </w:t>
      </w:r>
      <w:r w:rsidRPr="00A038F5">
        <w:rPr>
          <w:rFonts w:ascii="Consolas" w:hAnsi="Consolas"/>
          <w:sz w:val="21"/>
          <w:szCs w:val="21"/>
          <w:rPrChange w:id="847" w:author="Dick" w:date="2019-07-08T05:57:00Z">
            <w:rPr>
              <w:rFonts w:ascii="Consolas" w:hAnsi="Consolas"/>
              <w:color w:val="0000FF"/>
              <w:sz w:val="21"/>
              <w:szCs w:val="21"/>
            </w:rPr>
          </w:rPrChange>
        </w:rPr>
        <w:t>true</w:t>
      </w:r>
      <w:r w:rsidRPr="00A038F5">
        <w:rPr>
          <w:rFonts w:ascii="Consolas" w:hAnsi="Consolas"/>
          <w:sz w:val="21"/>
          <w:szCs w:val="21"/>
          <w:rPrChange w:id="848" w:author="Dick" w:date="2019-07-08T05:57:00Z">
            <w:rPr>
              <w:rFonts w:ascii="Consolas" w:hAnsi="Consolas"/>
              <w:color w:val="000000"/>
              <w:sz w:val="21"/>
              <w:szCs w:val="21"/>
            </w:rPr>
          </w:rPrChange>
        </w:rPr>
        <w:t>,</w:t>
      </w:r>
      <w:r w:rsidRPr="00A038F5">
        <w:rPr>
          <w:rFonts w:ascii="Consolas" w:hAnsi="Consolas"/>
          <w:sz w:val="21"/>
          <w:szCs w:val="21"/>
          <w:rPrChange w:id="849" w:author="Dick" w:date="2019-07-08T05:57:00Z">
            <w:rPr>
              <w:rFonts w:ascii="Consolas" w:hAnsi="Consolas"/>
              <w:color w:val="000000"/>
              <w:sz w:val="21"/>
              <w:szCs w:val="21"/>
            </w:rPr>
          </w:rPrChange>
        </w:rPr>
        <w:tab/>
      </w:r>
      <w:r w:rsidRPr="00A038F5">
        <w:rPr>
          <w:rFonts w:ascii="Consolas" w:hAnsi="Consolas"/>
          <w:sz w:val="21"/>
          <w:szCs w:val="21"/>
          <w:rPrChange w:id="850" w:author="Dick" w:date="2019-07-08T05:57:00Z">
            <w:rPr>
              <w:rFonts w:ascii="Consolas" w:hAnsi="Consolas"/>
              <w:color w:val="000000"/>
              <w:sz w:val="21"/>
              <w:szCs w:val="21"/>
            </w:rPr>
          </w:rPrChange>
        </w:rPr>
        <w:tab/>
      </w:r>
      <w:r w:rsidRPr="00A038F5">
        <w:rPr>
          <w:rFonts w:ascii="Consolas" w:hAnsi="Consolas"/>
          <w:sz w:val="21"/>
          <w:szCs w:val="21"/>
          <w:rPrChange w:id="851" w:author="Dick" w:date="2019-07-08T05:57:00Z">
            <w:rPr>
              <w:rFonts w:ascii="Consolas" w:hAnsi="Consolas"/>
              <w:color w:val="000000"/>
              <w:sz w:val="21"/>
              <w:szCs w:val="21"/>
            </w:rPr>
          </w:rPrChange>
        </w:rPr>
        <w:tab/>
      </w:r>
    </w:p>
    <w:p w14:paraId="23752867" w14:textId="02211602" w:rsidR="00A6239D" w:rsidRPr="00A038F5" w:rsidRDefault="00A6239D" w:rsidP="00A6239D">
      <w:pPr>
        <w:shd w:val="clear" w:color="auto" w:fill="FFFFFF"/>
        <w:spacing w:before="0" w:line="285" w:lineRule="atLeast"/>
        <w:ind w:left="0"/>
        <w:rPr>
          <w:rFonts w:ascii="Consolas" w:hAnsi="Consolas"/>
          <w:sz w:val="21"/>
          <w:szCs w:val="21"/>
          <w:rPrChange w:id="852" w:author="Dick" w:date="2019-07-08T05:57:00Z">
            <w:rPr>
              <w:rFonts w:ascii="Consolas" w:hAnsi="Consolas"/>
              <w:color w:val="000000"/>
              <w:sz w:val="21"/>
              <w:szCs w:val="21"/>
            </w:rPr>
          </w:rPrChange>
        </w:rPr>
      </w:pPr>
      <w:r w:rsidRPr="00A038F5">
        <w:rPr>
          <w:rFonts w:ascii="Consolas" w:hAnsi="Consolas"/>
          <w:sz w:val="21"/>
          <w:szCs w:val="21"/>
          <w:rPrChange w:id="853" w:author="Dick" w:date="2019-07-08T05:57:00Z">
            <w:rPr>
              <w:rFonts w:ascii="Consolas" w:hAnsi="Consolas"/>
              <w:color w:val="000000"/>
              <w:sz w:val="21"/>
              <w:szCs w:val="21"/>
            </w:rPr>
          </w:rPrChange>
        </w:rPr>
        <w:t>        </w:t>
      </w:r>
      <w:r w:rsidR="00A51FA4" w:rsidRPr="00A038F5">
        <w:rPr>
          <w:rFonts w:ascii="Consolas" w:hAnsi="Consolas"/>
          <w:sz w:val="21"/>
          <w:szCs w:val="21"/>
          <w:rPrChange w:id="854" w:author="Dick" w:date="2019-07-08T05:57:00Z">
            <w:rPr>
              <w:rFonts w:ascii="Consolas" w:hAnsi="Consolas"/>
              <w:color w:val="0451A5"/>
              <w:sz w:val="21"/>
              <w:szCs w:val="21"/>
            </w:rPr>
          </w:rPrChange>
        </w:rPr>
        <w:t>"mvon.R</w:t>
      </w:r>
      <w:r w:rsidRPr="00A038F5">
        <w:rPr>
          <w:rFonts w:ascii="Consolas" w:hAnsi="Consolas"/>
          <w:sz w:val="21"/>
          <w:szCs w:val="21"/>
          <w:rPrChange w:id="855" w:author="Dick" w:date="2019-07-08T05:57:00Z">
            <w:rPr>
              <w:rFonts w:ascii="Consolas" w:hAnsi="Consolas"/>
              <w:color w:val="0451A5"/>
              <w:sz w:val="21"/>
              <w:szCs w:val="21"/>
            </w:rPr>
          </w:rPrChange>
        </w:rPr>
        <w:t>emoteHost"</w:t>
      </w:r>
      <w:r w:rsidRPr="00A038F5">
        <w:rPr>
          <w:rFonts w:ascii="Consolas" w:hAnsi="Consolas"/>
          <w:sz w:val="21"/>
          <w:szCs w:val="21"/>
          <w:rPrChange w:id="856" w:author="Dick" w:date="2019-07-08T05:57:00Z">
            <w:rPr>
              <w:rFonts w:ascii="Consolas" w:hAnsi="Consolas"/>
              <w:color w:val="000000"/>
              <w:sz w:val="21"/>
              <w:szCs w:val="21"/>
            </w:rPr>
          </w:rPrChange>
        </w:rPr>
        <w:t xml:space="preserve">: </w:t>
      </w:r>
      <w:r w:rsidRPr="00A038F5">
        <w:rPr>
          <w:rFonts w:ascii="Consolas" w:hAnsi="Consolas"/>
          <w:sz w:val="21"/>
          <w:szCs w:val="21"/>
          <w:rPrChange w:id="857" w:author="Dick" w:date="2019-07-08T05:57:00Z">
            <w:rPr>
              <w:rFonts w:ascii="Consolas" w:hAnsi="Consolas"/>
              <w:color w:val="A31515"/>
              <w:sz w:val="21"/>
              <w:szCs w:val="21"/>
            </w:rPr>
          </w:rPrChange>
        </w:rPr>
        <w:t>"192.168.1</w:t>
      </w:r>
      <w:del w:id="858" w:author="Dick" w:date="2019-07-08T05:57:00Z">
        <w:r w:rsidRPr="00A038F5" w:rsidDel="00A038F5">
          <w:rPr>
            <w:rFonts w:ascii="Consolas" w:hAnsi="Consolas"/>
            <w:sz w:val="21"/>
            <w:szCs w:val="21"/>
            <w:rPrChange w:id="859" w:author="Dick" w:date="2019-07-08T05:57:00Z">
              <w:rPr>
                <w:rFonts w:ascii="Consolas" w:hAnsi="Consolas"/>
                <w:color w:val="A31515"/>
                <w:sz w:val="21"/>
                <w:szCs w:val="21"/>
              </w:rPr>
            </w:rPrChange>
          </w:rPr>
          <w:delText>37</w:delText>
        </w:r>
      </w:del>
      <w:r w:rsidRPr="00A038F5">
        <w:rPr>
          <w:rFonts w:ascii="Consolas" w:hAnsi="Consolas"/>
          <w:sz w:val="21"/>
          <w:szCs w:val="21"/>
          <w:rPrChange w:id="860" w:author="Dick" w:date="2019-07-08T05:57:00Z">
            <w:rPr>
              <w:rFonts w:ascii="Consolas" w:hAnsi="Consolas"/>
              <w:color w:val="A31515"/>
              <w:sz w:val="21"/>
              <w:szCs w:val="21"/>
            </w:rPr>
          </w:rPrChange>
        </w:rPr>
        <w:t>.10</w:t>
      </w:r>
      <w:del w:id="861" w:author="Dick" w:date="2019-07-08T05:57:00Z">
        <w:r w:rsidRPr="00A038F5" w:rsidDel="00A038F5">
          <w:rPr>
            <w:rFonts w:ascii="Consolas" w:hAnsi="Consolas"/>
            <w:sz w:val="21"/>
            <w:szCs w:val="21"/>
            <w:rPrChange w:id="862" w:author="Dick" w:date="2019-07-08T05:57:00Z">
              <w:rPr>
                <w:rFonts w:ascii="Consolas" w:hAnsi="Consolas"/>
                <w:color w:val="A31515"/>
                <w:sz w:val="21"/>
                <w:szCs w:val="21"/>
              </w:rPr>
            </w:rPrChange>
          </w:rPr>
          <w:delText>2</w:delText>
        </w:r>
      </w:del>
      <w:r w:rsidRPr="00A038F5">
        <w:rPr>
          <w:rFonts w:ascii="Consolas" w:hAnsi="Consolas"/>
          <w:sz w:val="21"/>
          <w:szCs w:val="21"/>
          <w:rPrChange w:id="863" w:author="Dick" w:date="2019-07-08T05:57:00Z">
            <w:rPr>
              <w:rFonts w:ascii="Consolas" w:hAnsi="Consolas"/>
              <w:color w:val="A31515"/>
              <w:sz w:val="21"/>
              <w:szCs w:val="21"/>
            </w:rPr>
          </w:rPrChange>
        </w:rPr>
        <w:t>"</w:t>
      </w:r>
      <w:r w:rsidRPr="00A038F5">
        <w:rPr>
          <w:rFonts w:ascii="Consolas" w:hAnsi="Consolas"/>
          <w:sz w:val="21"/>
          <w:szCs w:val="21"/>
          <w:rPrChange w:id="864" w:author="Dick" w:date="2019-07-08T05:57:00Z">
            <w:rPr>
              <w:rFonts w:ascii="Consolas" w:hAnsi="Consolas"/>
              <w:color w:val="000000"/>
              <w:sz w:val="21"/>
              <w:szCs w:val="21"/>
            </w:rPr>
          </w:rPrChange>
        </w:rPr>
        <w:t>,</w:t>
      </w:r>
      <w:r w:rsidRPr="00A038F5">
        <w:rPr>
          <w:rFonts w:ascii="Consolas" w:hAnsi="Consolas"/>
          <w:sz w:val="21"/>
          <w:szCs w:val="21"/>
          <w:rPrChange w:id="865" w:author="Dick" w:date="2019-07-08T05:57:00Z">
            <w:rPr>
              <w:rFonts w:ascii="Consolas" w:hAnsi="Consolas"/>
              <w:color w:val="000000"/>
              <w:sz w:val="21"/>
              <w:szCs w:val="21"/>
            </w:rPr>
          </w:rPrChange>
        </w:rPr>
        <w:tab/>
      </w:r>
    </w:p>
    <w:p w14:paraId="609BAE57" w14:textId="7BFE7DC8" w:rsidR="00A6239D" w:rsidRPr="00A038F5" w:rsidRDefault="00A6239D" w:rsidP="00A6239D">
      <w:pPr>
        <w:shd w:val="clear" w:color="auto" w:fill="FFFFFF"/>
        <w:spacing w:before="0" w:line="285" w:lineRule="atLeast"/>
        <w:ind w:left="0"/>
        <w:rPr>
          <w:rFonts w:ascii="Consolas" w:hAnsi="Consolas"/>
          <w:sz w:val="21"/>
          <w:szCs w:val="21"/>
          <w:rPrChange w:id="866" w:author="Dick" w:date="2019-07-08T05:57:00Z">
            <w:rPr>
              <w:rFonts w:ascii="Consolas" w:hAnsi="Consolas"/>
              <w:color w:val="000000"/>
              <w:sz w:val="21"/>
              <w:szCs w:val="21"/>
            </w:rPr>
          </w:rPrChange>
        </w:rPr>
      </w:pPr>
      <w:r w:rsidRPr="00A038F5">
        <w:rPr>
          <w:rFonts w:ascii="Consolas" w:hAnsi="Consolas"/>
          <w:sz w:val="21"/>
          <w:szCs w:val="21"/>
          <w:rPrChange w:id="867" w:author="Dick" w:date="2019-07-08T05:57:00Z">
            <w:rPr>
              <w:rFonts w:ascii="Consolas" w:hAnsi="Consolas"/>
              <w:color w:val="000000"/>
              <w:sz w:val="21"/>
              <w:szCs w:val="21"/>
            </w:rPr>
          </w:rPrChange>
        </w:rPr>
        <w:t>        </w:t>
      </w:r>
      <w:r w:rsidRPr="00A038F5">
        <w:rPr>
          <w:rFonts w:ascii="Consolas" w:hAnsi="Consolas"/>
          <w:sz w:val="21"/>
          <w:szCs w:val="21"/>
          <w:rPrChange w:id="868" w:author="Dick" w:date="2019-07-08T05:57:00Z">
            <w:rPr>
              <w:rFonts w:ascii="Consolas" w:hAnsi="Consolas"/>
              <w:color w:val="0451A5"/>
              <w:sz w:val="21"/>
              <w:szCs w:val="21"/>
            </w:rPr>
          </w:rPrChange>
        </w:rPr>
        <w:t>"mvon.</w:t>
      </w:r>
      <w:del w:id="869" w:author="Dick" w:date="2019-07-08T05:57:00Z">
        <w:r w:rsidRPr="00A038F5" w:rsidDel="00A038F5">
          <w:rPr>
            <w:rFonts w:ascii="Consolas" w:hAnsi="Consolas"/>
            <w:sz w:val="21"/>
            <w:szCs w:val="21"/>
            <w:rPrChange w:id="870" w:author="Dick" w:date="2019-07-08T05:57:00Z">
              <w:rPr>
                <w:rFonts w:ascii="Consolas" w:hAnsi="Consolas"/>
                <w:color w:val="0451A5"/>
                <w:sz w:val="21"/>
                <w:szCs w:val="21"/>
              </w:rPr>
            </w:rPrChange>
          </w:rPr>
          <w:delText>gatewayType</w:delText>
        </w:r>
      </w:del>
      <w:ins w:id="871" w:author="Dick" w:date="2019-07-08T05:57:00Z">
        <w:r w:rsidR="00A038F5">
          <w:rPr>
            <w:rFonts w:ascii="Consolas" w:hAnsi="Consolas"/>
            <w:sz w:val="21"/>
            <w:szCs w:val="21"/>
          </w:rPr>
          <w:t>G</w:t>
        </w:r>
        <w:r w:rsidR="00A038F5" w:rsidRPr="00A038F5">
          <w:rPr>
            <w:rFonts w:ascii="Consolas" w:hAnsi="Consolas"/>
            <w:sz w:val="21"/>
            <w:szCs w:val="21"/>
            <w:rPrChange w:id="872" w:author="Dick" w:date="2019-07-08T05:57:00Z">
              <w:rPr>
                <w:rFonts w:ascii="Consolas" w:hAnsi="Consolas"/>
                <w:color w:val="0451A5"/>
                <w:sz w:val="21"/>
                <w:szCs w:val="21"/>
              </w:rPr>
            </w:rPrChange>
          </w:rPr>
          <w:t>atewayType</w:t>
        </w:r>
      </w:ins>
      <w:r w:rsidRPr="00A038F5">
        <w:rPr>
          <w:rFonts w:ascii="Consolas" w:hAnsi="Consolas"/>
          <w:sz w:val="21"/>
          <w:szCs w:val="21"/>
          <w:rPrChange w:id="873" w:author="Dick" w:date="2019-07-08T05:57:00Z">
            <w:rPr>
              <w:rFonts w:ascii="Consolas" w:hAnsi="Consolas"/>
              <w:color w:val="0451A5"/>
              <w:sz w:val="21"/>
              <w:szCs w:val="21"/>
            </w:rPr>
          </w:rPrChange>
        </w:rPr>
        <w:t>"</w:t>
      </w:r>
      <w:r w:rsidRPr="00A038F5">
        <w:rPr>
          <w:rFonts w:ascii="Consolas" w:hAnsi="Consolas"/>
          <w:sz w:val="21"/>
          <w:szCs w:val="21"/>
          <w:rPrChange w:id="874" w:author="Dick" w:date="2019-07-08T05:57:00Z">
            <w:rPr>
              <w:rFonts w:ascii="Consolas" w:hAnsi="Consolas"/>
              <w:color w:val="000000"/>
              <w:sz w:val="21"/>
              <w:szCs w:val="21"/>
            </w:rPr>
          </w:rPrChange>
        </w:rPr>
        <w:t xml:space="preserve">: </w:t>
      </w:r>
      <w:r w:rsidRPr="00A038F5">
        <w:rPr>
          <w:rFonts w:ascii="Consolas" w:hAnsi="Consolas"/>
          <w:sz w:val="21"/>
          <w:szCs w:val="21"/>
          <w:rPrChange w:id="875" w:author="Dick" w:date="2019-07-08T05:57:00Z">
            <w:rPr>
              <w:rFonts w:ascii="Consolas" w:hAnsi="Consolas"/>
              <w:color w:val="A31515"/>
              <w:sz w:val="21"/>
              <w:szCs w:val="21"/>
            </w:rPr>
          </w:rPrChange>
        </w:rPr>
        <w:t>"QM"</w:t>
      </w:r>
      <w:r w:rsidR="00A51FA4" w:rsidRPr="00A038F5">
        <w:rPr>
          <w:rFonts w:ascii="Consolas" w:hAnsi="Consolas"/>
          <w:sz w:val="21"/>
          <w:szCs w:val="21"/>
          <w:rPrChange w:id="876" w:author="Dick" w:date="2019-07-08T05:57:00Z">
            <w:rPr>
              <w:rFonts w:ascii="Consolas" w:hAnsi="Consolas"/>
              <w:color w:val="000000"/>
              <w:sz w:val="21"/>
              <w:szCs w:val="21"/>
            </w:rPr>
          </w:rPrChange>
        </w:rPr>
        <w:t>,</w:t>
      </w:r>
    </w:p>
    <w:p w14:paraId="4F7C1EEA" w14:textId="6E4FF1DB" w:rsidR="00A6239D" w:rsidRPr="00A038F5" w:rsidRDefault="00A6239D" w:rsidP="00A6239D">
      <w:pPr>
        <w:shd w:val="clear" w:color="auto" w:fill="FFFFFF"/>
        <w:spacing w:before="0" w:line="285" w:lineRule="atLeast"/>
        <w:ind w:left="0"/>
        <w:rPr>
          <w:rFonts w:ascii="Consolas" w:hAnsi="Consolas"/>
          <w:sz w:val="21"/>
          <w:szCs w:val="21"/>
          <w:rPrChange w:id="877" w:author="Dick" w:date="2019-07-08T05:57:00Z">
            <w:rPr>
              <w:rFonts w:ascii="Consolas" w:hAnsi="Consolas"/>
              <w:color w:val="000000"/>
              <w:sz w:val="21"/>
              <w:szCs w:val="21"/>
            </w:rPr>
          </w:rPrChange>
        </w:rPr>
      </w:pPr>
      <w:r w:rsidRPr="00A038F5">
        <w:rPr>
          <w:rFonts w:ascii="Consolas" w:hAnsi="Consolas"/>
          <w:sz w:val="21"/>
          <w:szCs w:val="21"/>
          <w:rPrChange w:id="878" w:author="Dick" w:date="2019-07-08T05:57:00Z">
            <w:rPr>
              <w:rFonts w:ascii="Consolas" w:hAnsi="Consolas"/>
              <w:color w:val="000000"/>
              <w:sz w:val="21"/>
              <w:szCs w:val="21"/>
            </w:rPr>
          </w:rPrChange>
        </w:rPr>
        <w:t xml:space="preserve">        </w:t>
      </w:r>
      <w:r w:rsidRPr="00A038F5">
        <w:rPr>
          <w:rFonts w:ascii="Consolas" w:hAnsi="Consolas"/>
          <w:sz w:val="21"/>
          <w:szCs w:val="21"/>
          <w:rPrChange w:id="879" w:author="Dick" w:date="2019-07-08T05:57:00Z">
            <w:rPr>
              <w:rFonts w:ascii="Consolas" w:hAnsi="Consolas"/>
              <w:color w:val="0451A5"/>
              <w:sz w:val="21"/>
              <w:szCs w:val="21"/>
            </w:rPr>
          </w:rPrChange>
        </w:rPr>
        <w:t>"mvon.UserName"</w:t>
      </w:r>
      <w:r w:rsidRPr="00A038F5">
        <w:rPr>
          <w:rFonts w:ascii="Consolas" w:hAnsi="Consolas"/>
          <w:sz w:val="21"/>
          <w:szCs w:val="21"/>
          <w:rPrChange w:id="880" w:author="Dick" w:date="2019-07-08T05:57:00Z">
            <w:rPr>
              <w:rFonts w:ascii="Consolas" w:hAnsi="Consolas"/>
              <w:color w:val="000000"/>
              <w:sz w:val="21"/>
              <w:szCs w:val="21"/>
            </w:rPr>
          </w:rPrChange>
        </w:rPr>
        <w:t xml:space="preserve">: </w:t>
      </w:r>
      <w:r w:rsidRPr="00A038F5">
        <w:rPr>
          <w:rFonts w:ascii="Consolas" w:hAnsi="Consolas"/>
          <w:sz w:val="21"/>
          <w:szCs w:val="21"/>
          <w:rPrChange w:id="881" w:author="Dick" w:date="2019-07-08T05:57:00Z">
            <w:rPr>
              <w:rFonts w:ascii="Consolas" w:hAnsi="Consolas"/>
              <w:color w:val="A31515"/>
              <w:sz w:val="21"/>
              <w:szCs w:val="21"/>
            </w:rPr>
          </w:rPrChange>
        </w:rPr>
        <w:t>"</w:t>
      </w:r>
      <w:del w:id="882" w:author="Dick" w:date="2019-07-08T05:59:00Z">
        <w:r w:rsidRPr="00A038F5" w:rsidDel="00A038F5">
          <w:rPr>
            <w:rFonts w:ascii="Consolas" w:hAnsi="Consolas"/>
            <w:sz w:val="21"/>
            <w:szCs w:val="21"/>
            <w:rPrChange w:id="883" w:author="Dick" w:date="2019-07-08T05:57:00Z">
              <w:rPr>
                <w:rFonts w:ascii="Consolas" w:hAnsi="Consolas"/>
                <w:color w:val="A31515"/>
                <w:sz w:val="21"/>
                <w:szCs w:val="21"/>
              </w:rPr>
            </w:rPrChange>
          </w:rPr>
          <w:delText>mvon</w:delText>
        </w:r>
      </w:del>
      <w:ins w:id="884" w:author="Dick" w:date="2019-07-08T05:59:00Z">
        <w:r w:rsidR="00A038F5">
          <w:rPr>
            <w:rFonts w:ascii="Consolas" w:hAnsi="Consolas"/>
            <w:sz w:val="21"/>
            <w:szCs w:val="21"/>
          </w:rPr>
          <w:t>MVextensions</w:t>
        </w:r>
      </w:ins>
      <w:r w:rsidRPr="00A038F5">
        <w:rPr>
          <w:rFonts w:ascii="Consolas" w:hAnsi="Consolas"/>
          <w:sz w:val="21"/>
          <w:szCs w:val="21"/>
          <w:rPrChange w:id="885" w:author="Dick" w:date="2019-07-08T05:57:00Z">
            <w:rPr>
              <w:rFonts w:ascii="Consolas" w:hAnsi="Consolas"/>
              <w:color w:val="A31515"/>
              <w:sz w:val="21"/>
              <w:szCs w:val="21"/>
            </w:rPr>
          </w:rPrChange>
        </w:rPr>
        <w:t>"</w:t>
      </w:r>
      <w:r w:rsidRPr="00A038F5">
        <w:rPr>
          <w:rFonts w:ascii="Consolas" w:hAnsi="Consolas"/>
          <w:sz w:val="21"/>
          <w:szCs w:val="21"/>
          <w:rPrChange w:id="886" w:author="Dick" w:date="2019-07-08T05:57:00Z">
            <w:rPr>
              <w:rFonts w:ascii="Consolas" w:hAnsi="Consolas"/>
              <w:color w:val="000000"/>
              <w:sz w:val="21"/>
              <w:szCs w:val="21"/>
            </w:rPr>
          </w:rPrChange>
        </w:rPr>
        <w:t>,</w:t>
      </w:r>
    </w:p>
    <w:p w14:paraId="67BAD2A5" w14:textId="7980DB8D" w:rsidR="00A6239D" w:rsidRPr="00A038F5" w:rsidRDefault="00A6239D" w:rsidP="00A6239D">
      <w:pPr>
        <w:shd w:val="clear" w:color="auto" w:fill="FFFFFF"/>
        <w:spacing w:before="0" w:line="285" w:lineRule="atLeast"/>
        <w:ind w:left="0"/>
        <w:rPr>
          <w:rFonts w:ascii="Consolas" w:hAnsi="Consolas"/>
          <w:sz w:val="21"/>
          <w:szCs w:val="21"/>
          <w:rPrChange w:id="887" w:author="Dick" w:date="2019-07-08T05:57:00Z">
            <w:rPr>
              <w:rFonts w:ascii="Consolas" w:hAnsi="Consolas"/>
              <w:color w:val="000000"/>
              <w:sz w:val="21"/>
              <w:szCs w:val="21"/>
            </w:rPr>
          </w:rPrChange>
        </w:rPr>
      </w:pPr>
      <w:r w:rsidRPr="00A038F5">
        <w:rPr>
          <w:rFonts w:ascii="Consolas" w:hAnsi="Consolas"/>
          <w:sz w:val="21"/>
          <w:szCs w:val="21"/>
          <w:rPrChange w:id="888" w:author="Dick" w:date="2019-07-08T05:57:00Z">
            <w:rPr>
              <w:rFonts w:ascii="Consolas" w:hAnsi="Consolas"/>
              <w:color w:val="000000"/>
              <w:sz w:val="21"/>
              <w:szCs w:val="21"/>
            </w:rPr>
          </w:rPrChange>
        </w:rPr>
        <w:t>        </w:t>
      </w:r>
      <w:r w:rsidRPr="00A038F5">
        <w:rPr>
          <w:rFonts w:ascii="Consolas" w:hAnsi="Consolas"/>
          <w:sz w:val="21"/>
          <w:szCs w:val="21"/>
          <w:rPrChange w:id="889" w:author="Dick" w:date="2019-07-08T05:57:00Z">
            <w:rPr>
              <w:rFonts w:ascii="Consolas" w:hAnsi="Consolas"/>
              <w:color w:val="0451A5"/>
              <w:sz w:val="21"/>
              <w:szCs w:val="21"/>
            </w:rPr>
          </w:rPrChange>
        </w:rPr>
        <w:t>"mvon.Password"</w:t>
      </w:r>
      <w:r w:rsidRPr="00A038F5">
        <w:rPr>
          <w:rFonts w:ascii="Consolas" w:hAnsi="Consolas"/>
          <w:sz w:val="21"/>
          <w:szCs w:val="21"/>
          <w:rPrChange w:id="890" w:author="Dick" w:date="2019-07-08T05:57:00Z">
            <w:rPr>
              <w:rFonts w:ascii="Consolas" w:hAnsi="Consolas"/>
              <w:color w:val="000000"/>
              <w:sz w:val="21"/>
              <w:szCs w:val="21"/>
            </w:rPr>
          </w:rPrChange>
        </w:rPr>
        <w:t xml:space="preserve">: </w:t>
      </w:r>
      <w:r w:rsidRPr="00A038F5">
        <w:rPr>
          <w:rFonts w:ascii="Consolas" w:hAnsi="Consolas"/>
          <w:sz w:val="21"/>
          <w:szCs w:val="21"/>
          <w:rPrChange w:id="891" w:author="Dick" w:date="2019-07-08T05:57:00Z">
            <w:rPr>
              <w:rFonts w:ascii="Consolas" w:hAnsi="Consolas"/>
              <w:color w:val="A31515"/>
              <w:sz w:val="21"/>
              <w:szCs w:val="21"/>
            </w:rPr>
          </w:rPrChange>
        </w:rPr>
        <w:t>"</w:t>
      </w:r>
      <w:del w:id="892" w:author="Dick" w:date="2019-07-08T05:59:00Z">
        <w:r w:rsidRPr="00A038F5" w:rsidDel="00A038F5">
          <w:rPr>
            <w:rFonts w:ascii="Consolas" w:hAnsi="Consolas"/>
            <w:sz w:val="21"/>
            <w:szCs w:val="21"/>
            <w:rPrChange w:id="893" w:author="Dick" w:date="2019-07-08T05:57:00Z">
              <w:rPr>
                <w:rFonts w:ascii="Consolas" w:hAnsi="Consolas"/>
                <w:color w:val="A31515"/>
                <w:sz w:val="21"/>
                <w:szCs w:val="21"/>
              </w:rPr>
            </w:rPrChange>
          </w:rPr>
          <w:delText>mvon#</w:delText>
        </w:r>
      </w:del>
      <w:ins w:id="894" w:author="Dick" w:date="2019-07-08T05:59:00Z">
        <w:r w:rsidR="00A038F5">
          <w:rPr>
            <w:rFonts w:ascii="Consolas" w:hAnsi="Consolas"/>
            <w:sz w:val="21"/>
            <w:szCs w:val="21"/>
          </w:rPr>
          <w:t>Password</w:t>
        </w:r>
      </w:ins>
      <w:ins w:id="895" w:author="Dick" w:date="2019-07-08T06:00:00Z">
        <w:r w:rsidR="00A038F5">
          <w:rPr>
            <w:rFonts w:ascii="Consolas" w:hAnsi="Consolas"/>
            <w:sz w:val="21"/>
            <w:szCs w:val="21"/>
          </w:rPr>
          <w:t>1</w:t>
        </w:r>
      </w:ins>
      <w:r w:rsidRPr="00A038F5">
        <w:rPr>
          <w:rFonts w:ascii="Consolas" w:hAnsi="Consolas"/>
          <w:sz w:val="21"/>
          <w:szCs w:val="21"/>
          <w:rPrChange w:id="896" w:author="Dick" w:date="2019-07-08T05:57:00Z">
            <w:rPr>
              <w:rFonts w:ascii="Consolas" w:hAnsi="Consolas"/>
              <w:color w:val="A31515"/>
              <w:sz w:val="21"/>
              <w:szCs w:val="21"/>
            </w:rPr>
          </w:rPrChange>
        </w:rPr>
        <w:t>"</w:t>
      </w:r>
      <w:r w:rsidRPr="00A038F5">
        <w:rPr>
          <w:rFonts w:ascii="Consolas" w:hAnsi="Consolas"/>
          <w:sz w:val="21"/>
          <w:szCs w:val="21"/>
          <w:rPrChange w:id="897" w:author="Dick" w:date="2019-07-08T05:57:00Z">
            <w:rPr>
              <w:rFonts w:ascii="Consolas" w:hAnsi="Consolas"/>
              <w:color w:val="000000"/>
              <w:sz w:val="21"/>
              <w:szCs w:val="21"/>
            </w:rPr>
          </w:rPrChange>
        </w:rPr>
        <w:t>,</w:t>
      </w:r>
    </w:p>
    <w:p w14:paraId="052FE367" w14:textId="13CDB1E0" w:rsidR="00A6239D" w:rsidRPr="00A038F5" w:rsidRDefault="00A6239D" w:rsidP="00A6239D">
      <w:pPr>
        <w:shd w:val="clear" w:color="auto" w:fill="FFFFFF"/>
        <w:spacing w:before="0" w:line="285" w:lineRule="atLeast"/>
        <w:ind w:left="0"/>
        <w:rPr>
          <w:rFonts w:ascii="Consolas" w:hAnsi="Consolas"/>
          <w:sz w:val="21"/>
          <w:szCs w:val="21"/>
          <w:rPrChange w:id="898" w:author="Dick" w:date="2019-07-08T05:57:00Z">
            <w:rPr>
              <w:rFonts w:ascii="Consolas" w:hAnsi="Consolas"/>
              <w:color w:val="000000"/>
              <w:sz w:val="21"/>
              <w:szCs w:val="21"/>
            </w:rPr>
          </w:rPrChange>
        </w:rPr>
      </w:pPr>
      <w:r w:rsidRPr="00A038F5">
        <w:rPr>
          <w:rFonts w:ascii="Consolas" w:hAnsi="Consolas"/>
          <w:sz w:val="21"/>
          <w:szCs w:val="21"/>
          <w:rPrChange w:id="899" w:author="Dick" w:date="2019-07-08T05:57:00Z">
            <w:rPr>
              <w:rFonts w:ascii="Consolas" w:hAnsi="Consolas"/>
              <w:color w:val="000000"/>
              <w:sz w:val="21"/>
              <w:szCs w:val="21"/>
            </w:rPr>
          </w:rPrChange>
        </w:rPr>
        <w:t>        </w:t>
      </w:r>
      <w:r w:rsidRPr="00A038F5">
        <w:rPr>
          <w:rFonts w:ascii="Consolas" w:hAnsi="Consolas"/>
          <w:sz w:val="21"/>
          <w:szCs w:val="21"/>
          <w:rPrChange w:id="900" w:author="Dick" w:date="2019-07-08T05:57:00Z">
            <w:rPr>
              <w:rFonts w:ascii="Consolas" w:hAnsi="Consolas"/>
              <w:color w:val="0451A5"/>
              <w:sz w:val="21"/>
              <w:szCs w:val="21"/>
            </w:rPr>
          </w:rPrChange>
        </w:rPr>
        <w:t>"mvon.Account"</w:t>
      </w:r>
      <w:r w:rsidRPr="00A038F5">
        <w:rPr>
          <w:rFonts w:ascii="Consolas" w:hAnsi="Consolas"/>
          <w:sz w:val="21"/>
          <w:szCs w:val="21"/>
          <w:rPrChange w:id="901" w:author="Dick" w:date="2019-07-08T05:57:00Z">
            <w:rPr>
              <w:rFonts w:ascii="Consolas" w:hAnsi="Consolas"/>
              <w:color w:val="000000"/>
              <w:sz w:val="21"/>
              <w:szCs w:val="21"/>
            </w:rPr>
          </w:rPrChange>
        </w:rPr>
        <w:t xml:space="preserve">: </w:t>
      </w:r>
      <w:r w:rsidRPr="00A038F5">
        <w:rPr>
          <w:rFonts w:ascii="Consolas" w:hAnsi="Consolas"/>
          <w:sz w:val="21"/>
          <w:szCs w:val="21"/>
          <w:rPrChange w:id="902" w:author="Dick" w:date="2019-07-08T05:57:00Z">
            <w:rPr>
              <w:rFonts w:ascii="Consolas" w:hAnsi="Consolas"/>
              <w:color w:val="A31515"/>
              <w:sz w:val="21"/>
              <w:szCs w:val="21"/>
            </w:rPr>
          </w:rPrChange>
        </w:rPr>
        <w:t>"</w:t>
      </w:r>
      <w:del w:id="903" w:author="Dick" w:date="2019-07-08T05:59:00Z">
        <w:r w:rsidRPr="00A038F5" w:rsidDel="00A038F5">
          <w:rPr>
            <w:rFonts w:ascii="Consolas" w:hAnsi="Consolas"/>
            <w:sz w:val="21"/>
            <w:szCs w:val="21"/>
            <w:rPrChange w:id="904" w:author="Dick" w:date="2019-07-08T05:57:00Z">
              <w:rPr>
                <w:rFonts w:ascii="Consolas" w:hAnsi="Consolas"/>
                <w:color w:val="A31515"/>
                <w:sz w:val="21"/>
                <w:szCs w:val="21"/>
              </w:rPr>
            </w:rPrChange>
          </w:rPr>
          <w:delText>PRC</w:delText>
        </w:r>
      </w:del>
      <w:ins w:id="905" w:author="Dick" w:date="2019-07-08T05:59:00Z">
        <w:r w:rsidR="00A038F5">
          <w:rPr>
            <w:rFonts w:ascii="Consolas" w:hAnsi="Consolas"/>
            <w:sz w:val="21"/>
            <w:szCs w:val="21"/>
          </w:rPr>
          <w:t>MV</w:t>
        </w:r>
      </w:ins>
      <w:r w:rsidRPr="00A038F5">
        <w:rPr>
          <w:rFonts w:ascii="Consolas" w:hAnsi="Consolas"/>
          <w:sz w:val="21"/>
          <w:szCs w:val="21"/>
          <w:rPrChange w:id="906" w:author="Dick" w:date="2019-07-08T05:57:00Z">
            <w:rPr>
              <w:rFonts w:ascii="Consolas" w:hAnsi="Consolas"/>
              <w:color w:val="A31515"/>
              <w:sz w:val="21"/>
              <w:szCs w:val="21"/>
            </w:rPr>
          </w:rPrChange>
        </w:rPr>
        <w:t>"</w:t>
      </w:r>
      <w:r w:rsidRPr="00A038F5">
        <w:rPr>
          <w:rFonts w:ascii="Consolas" w:hAnsi="Consolas"/>
          <w:sz w:val="21"/>
          <w:szCs w:val="21"/>
          <w:rPrChange w:id="907" w:author="Dick" w:date="2019-07-08T05:57:00Z">
            <w:rPr>
              <w:rFonts w:ascii="Consolas" w:hAnsi="Consolas"/>
              <w:color w:val="000000"/>
              <w:sz w:val="21"/>
              <w:szCs w:val="21"/>
            </w:rPr>
          </w:rPrChange>
        </w:rPr>
        <w:t>,</w:t>
      </w:r>
    </w:p>
    <w:p w14:paraId="1933A9A2" w14:textId="77777777" w:rsidR="00A6239D" w:rsidRPr="00A038F5" w:rsidRDefault="00396B2D" w:rsidP="00A6239D">
      <w:pPr>
        <w:shd w:val="clear" w:color="auto" w:fill="FFFFFF"/>
        <w:spacing w:before="0" w:line="285" w:lineRule="atLeast"/>
        <w:ind w:left="0"/>
        <w:rPr>
          <w:rFonts w:ascii="Consolas" w:hAnsi="Consolas"/>
          <w:sz w:val="21"/>
          <w:szCs w:val="21"/>
          <w:rPrChange w:id="908" w:author="Dick" w:date="2019-07-08T05:57:00Z">
            <w:rPr>
              <w:rFonts w:ascii="Consolas" w:hAnsi="Consolas"/>
              <w:color w:val="000000"/>
              <w:sz w:val="21"/>
              <w:szCs w:val="21"/>
            </w:rPr>
          </w:rPrChange>
        </w:rPr>
      </w:pPr>
      <w:r w:rsidRPr="00A038F5">
        <w:rPr>
          <w:rFonts w:ascii="Consolas" w:hAnsi="Consolas"/>
          <w:sz w:val="21"/>
          <w:szCs w:val="21"/>
          <w:rPrChange w:id="909" w:author="Dick" w:date="2019-07-08T05:57:00Z">
            <w:rPr>
              <w:rFonts w:ascii="Consolas" w:hAnsi="Consolas"/>
              <w:color w:val="000000"/>
              <w:sz w:val="21"/>
              <w:szCs w:val="21"/>
            </w:rPr>
          </w:rPrChange>
        </w:rPr>
        <w:t xml:space="preserve">        </w:t>
      </w:r>
      <w:r w:rsidRPr="00A038F5">
        <w:rPr>
          <w:rFonts w:ascii="Consolas" w:hAnsi="Consolas"/>
          <w:sz w:val="21"/>
          <w:szCs w:val="21"/>
          <w:rPrChange w:id="910" w:author="Dick" w:date="2019-07-08T05:57:00Z">
            <w:rPr>
              <w:rFonts w:ascii="Consolas" w:hAnsi="Consolas"/>
              <w:color w:val="A31515"/>
              <w:sz w:val="21"/>
              <w:szCs w:val="21"/>
            </w:rPr>
          </w:rPrChange>
        </w:rPr>
        <w:t>"files.associations"</w:t>
      </w:r>
      <w:r w:rsidRPr="00A038F5">
        <w:rPr>
          <w:rFonts w:ascii="Consolas" w:hAnsi="Consolas"/>
          <w:sz w:val="21"/>
          <w:szCs w:val="21"/>
          <w:rPrChange w:id="911" w:author="Dick" w:date="2019-07-08T05:57:00Z">
            <w:rPr>
              <w:rFonts w:ascii="Consolas" w:hAnsi="Consolas"/>
              <w:color w:val="0000FF"/>
              <w:sz w:val="21"/>
              <w:szCs w:val="21"/>
            </w:rPr>
          </w:rPrChange>
        </w:rPr>
        <w:t>:</w:t>
      </w:r>
      <w:r w:rsidRPr="00A038F5">
        <w:rPr>
          <w:rFonts w:ascii="Consolas" w:hAnsi="Consolas"/>
          <w:sz w:val="21"/>
          <w:szCs w:val="21"/>
          <w:rPrChange w:id="912" w:author="Dick" w:date="2019-07-08T05:57:00Z">
            <w:rPr>
              <w:rFonts w:ascii="Consolas" w:hAnsi="Consolas"/>
              <w:color w:val="000000"/>
              <w:sz w:val="21"/>
              <w:szCs w:val="21"/>
            </w:rPr>
          </w:rPrChange>
        </w:rPr>
        <w:t xml:space="preserve"> {</w:t>
      </w:r>
      <w:r w:rsidRPr="00A038F5">
        <w:rPr>
          <w:rFonts w:ascii="Consolas" w:hAnsi="Consolas"/>
          <w:sz w:val="21"/>
          <w:szCs w:val="21"/>
          <w:rPrChange w:id="913" w:author="Dick" w:date="2019-07-08T05:57:00Z">
            <w:rPr>
              <w:rFonts w:ascii="Consolas" w:hAnsi="Consolas"/>
              <w:color w:val="A31515"/>
              <w:sz w:val="21"/>
              <w:szCs w:val="21"/>
            </w:rPr>
          </w:rPrChange>
        </w:rPr>
        <w:t>"*"</w:t>
      </w:r>
      <w:r w:rsidRPr="00A038F5">
        <w:rPr>
          <w:rFonts w:ascii="Consolas" w:hAnsi="Consolas"/>
          <w:sz w:val="21"/>
          <w:szCs w:val="21"/>
          <w:rPrChange w:id="914" w:author="Dick" w:date="2019-07-08T05:57:00Z">
            <w:rPr>
              <w:rFonts w:ascii="Consolas" w:hAnsi="Consolas"/>
              <w:color w:val="0000FF"/>
              <w:sz w:val="21"/>
              <w:szCs w:val="21"/>
            </w:rPr>
          </w:rPrChange>
        </w:rPr>
        <w:t>:</w:t>
      </w:r>
      <w:r w:rsidRPr="00A038F5">
        <w:rPr>
          <w:rFonts w:ascii="Consolas" w:hAnsi="Consolas"/>
          <w:sz w:val="21"/>
          <w:szCs w:val="21"/>
          <w:rPrChange w:id="915" w:author="Dick" w:date="2019-07-08T05:57:00Z">
            <w:rPr>
              <w:rFonts w:ascii="Consolas" w:hAnsi="Consolas"/>
              <w:color w:val="A31515"/>
              <w:sz w:val="21"/>
              <w:szCs w:val="21"/>
            </w:rPr>
          </w:rPrChange>
        </w:rPr>
        <w:t>"mvon"</w:t>
      </w:r>
      <w:r w:rsidRPr="00A038F5">
        <w:rPr>
          <w:rFonts w:ascii="Consolas" w:hAnsi="Consolas"/>
          <w:sz w:val="21"/>
          <w:szCs w:val="21"/>
          <w:rPrChange w:id="916" w:author="Dick" w:date="2019-07-08T05:57:00Z">
            <w:rPr>
              <w:rFonts w:ascii="Consolas" w:hAnsi="Consolas"/>
              <w:color w:val="000000"/>
              <w:sz w:val="21"/>
              <w:szCs w:val="21"/>
            </w:rPr>
          </w:rPrChange>
        </w:rPr>
        <w:t>}</w:t>
      </w:r>
    </w:p>
    <w:p w14:paraId="6DFF5CB4" w14:textId="77777777" w:rsidR="00A6239D" w:rsidRPr="00A038F5" w:rsidRDefault="00A6239D" w:rsidP="00A6239D">
      <w:pPr>
        <w:shd w:val="clear" w:color="auto" w:fill="FFFFFF"/>
        <w:spacing w:before="0" w:line="285" w:lineRule="atLeast"/>
        <w:ind w:left="0"/>
        <w:rPr>
          <w:rFonts w:ascii="Consolas" w:hAnsi="Consolas"/>
          <w:sz w:val="21"/>
          <w:szCs w:val="21"/>
          <w:rPrChange w:id="917" w:author="Dick" w:date="2019-07-08T05:57:00Z">
            <w:rPr>
              <w:rFonts w:ascii="Consolas" w:hAnsi="Consolas"/>
              <w:color w:val="000000"/>
              <w:sz w:val="21"/>
              <w:szCs w:val="21"/>
            </w:rPr>
          </w:rPrChange>
        </w:rPr>
      </w:pPr>
      <w:r w:rsidRPr="00A038F5">
        <w:rPr>
          <w:rFonts w:ascii="Consolas" w:hAnsi="Consolas"/>
          <w:sz w:val="21"/>
          <w:szCs w:val="21"/>
          <w:rPrChange w:id="918" w:author="Dick" w:date="2019-07-08T05:57:00Z">
            <w:rPr>
              <w:rFonts w:ascii="Consolas" w:hAnsi="Consolas"/>
              <w:color w:val="000000"/>
              <w:sz w:val="21"/>
              <w:szCs w:val="21"/>
            </w:rPr>
          </w:rPrChange>
        </w:rPr>
        <w:t>    }</w:t>
      </w:r>
    </w:p>
    <w:p w14:paraId="78944FB6" w14:textId="77777777" w:rsidR="00A6239D" w:rsidRDefault="00A6239D" w:rsidP="00A623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6CC2EFBA" w14:textId="77777777" w:rsidR="00A6239D" w:rsidRDefault="00A6239D" w:rsidP="00A6239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3092"/>
        <w:gridCol w:w="2795"/>
        <w:gridCol w:w="3176"/>
        <w:tblGridChange w:id="919">
          <w:tblGrid>
            <w:gridCol w:w="3092"/>
            <w:gridCol w:w="2795"/>
            <w:gridCol w:w="3176"/>
          </w:tblGrid>
        </w:tblGridChange>
      </w:tblGrid>
      <w:tr w:rsidR="00A6239D" w:rsidRPr="00D75462" w14:paraId="0238E382" w14:textId="77777777" w:rsidTr="00396B2D">
        <w:tc>
          <w:tcPr>
            <w:tcW w:w="2553" w:type="dxa"/>
            <w:tcBorders>
              <w:top w:val="single" w:sz="4" w:space="0" w:color="5B9BD5"/>
              <w:left w:val="single" w:sz="4" w:space="0" w:color="5B9BD5"/>
              <w:bottom w:val="single" w:sz="4" w:space="0" w:color="5B9BD5"/>
              <w:right w:val="nil"/>
            </w:tcBorders>
            <w:shd w:val="clear" w:color="auto" w:fill="5B9BD5"/>
          </w:tcPr>
          <w:p w14:paraId="0D73A118" w14:textId="77777777"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9" w:type="dxa"/>
            <w:tcBorders>
              <w:top w:val="single" w:sz="4" w:space="0" w:color="5B9BD5"/>
              <w:left w:val="nil"/>
              <w:bottom w:val="single" w:sz="4" w:space="0" w:color="5B9BD5"/>
              <w:right w:val="nil"/>
            </w:tcBorders>
            <w:shd w:val="clear" w:color="auto" w:fill="5B9BD5"/>
          </w:tcPr>
          <w:p w14:paraId="27F7C633" w14:textId="77777777" w:rsidR="00A6239D" w:rsidRDefault="00A6239D" w:rsidP="00396B2D">
            <w:pPr>
              <w:ind w:left="0"/>
              <w:rPr>
                <w:rFonts w:ascii="Calibri" w:hAnsi="Calibri"/>
                <w:b/>
                <w:bCs/>
                <w:noProof/>
                <w:color w:val="FFFFFF"/>
                <w:lang w:val="en-ZA" w:eastAsia="en-ZA"/>
              </w:rPr>
            </w:pPr>
          </w:p>
        </w:tc>
        <w:tc>
          <w:tcPr>
            <w:tcW w:w="3601" w:type="dxa"/>
            <w:tcBorders>
              <w:top w:val="single" w:sz="4" w:space="0" w:color="5B9BD5"/>
              <w:left w:val="nil"/>
              <w:bottom w:val="single" w:sz="4" w:space="0" w:color="5B9BD5"/>
              <w:right w:val="single" w:sz="4" w:space="0" w:color="5B9BD5"/>
            </w:tcBorders>
            <w:shd w:val="clear" w:color="auto" w:fill="5B9BD5"/>
          </w:tcPr>
          <w:p w14:paraId="677B5A02" w14:textId="77777777" w:rsidR="00A6239D" w:rsidRPr="00D75462" w:rsidRDefault="00A6239D"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A038F5" w:rsidRPr="00D75462" w14:paraId="33882AA6" w14:textId="77777777" w:rsidTr="00396B2D">
        <w:trPr>
          <w:ins w:id="920" w:author="Dick" w:date="2019-07-08T05:57:00Z"/>
        </w:trPr>
        <w:tc>
          <w:tcPr>
            <w:tcW w:w="2553" w:type="dxa"/>
            <w:shd w:val="clear" w:color="auto" w:fill="DEEAF6"/>
          </w:tcPr>
          <w:p w14:paraId="6FC1689B" w14:textId="59D9A008" w:rsidR="00A038F5" w:rsidRDefault="00A038F5" w:rsidP="00396B2D">
            <w:pPr>
              <w:ind w:left="0"/>
              <w:rPr>
                <w:ins w:id="921" w:author="Dick" w:date="2019-07-08T05:57:00Z"/>
                <w:rFonts w:ascii="Calibri" w:hAnsi="Calibri"/>
                <w:b/>
                <w:bCs/>
                <w:noProof/>
                <w:lang w:val="en-ZA" w:eastAsia="en-ZA"/>
              </w:rPr>
            </w:pPr>
            <w:ins w:id="922" w:author="Dick" w:date="2019-07-08T05:58:00Z">
              <w:r>
                <w:rPr>
                  <w:rFonts w:ascii="Calibri" w:hAnsi="Calibri"/>
                  <w:b/>
                  <w:bCs/>
                  <w:noProof/>
                  <w:lang w:val="en-ZA" w:eastAsia="en-ZA"/>
                </w:rPr>
                <w:t>m</w:t>
              </w:r>
            </w:ins>
            <w:ins w:id="923" w:author="Dick" w:date="2019-07-08T05:57:00Z">
              <w:r>
                <w:rPr>
                  <w:rFonts w:ascii="Calibri" w:hAnsi="Calibri"/>
                  <w:b/>
                  <w:bCs/>
                  <w:noProof/>
                  <w:lang w:val="en-ZA" w:eastAsia="en-ZA"/>
                </w:rPr>
                <w:t>von.Re</w:t>
              </w:r>
            </w:ins>
            <w:ins w:id="924" w:author="Dick" w:date="2019-07-08T05:58:00Z">
              <w:r>
                <w:rPr>
                  <w:rFonts w:ascii="Calibri" w:hAnsi="Calibri"/>
                  <w:b/>
                  <w:bCs/>
                  <w:noProof/>
                  <w:lang w:val="en-ZA" w:eastAsia="en-ZA"/>
                </w:rPr>
                <w:t>stPath</w:t>
              </w:r>
            </w:ins>
          </w:p>
        </w:tc>
        <w:tc>
          <w:tcPr>
            <w:tcW w:w="2909" w:type="dxa"/>
            <w:shd w:val="clear" w:color="auto" w:fill="DEEAF6"/>
          </w:tcPr>
          <w:p w14:paraId="69D6E86F" w14:textId="132F7401" w:rsidR="00A038F5" w:rsidRDefault="00A038F5" w:rsidP="00396B2D">
            <w:pPr>
              <w:ind w:left="0"/>
              <w:rPr>
                <w:ins w:id="925" w:author="Dick" w:date="2019-07-08T05:57:00Z"/>
                <w:rFonts w:asciiTheme="minorHAnsi" w:hAnsiTheme="minorHAnsi" w:cstheme="minorHAnsi"/>
                <w:sz w:val="24"/>
                <w:szCs w:val="24"/>
              </w:rPr>
            </w:pPr>
            <w:ins w:id="926" w:author="Dick" w:date="2019-07-08T05:58:00Z">
              <w:r>
                <w:rPr>
                  <w:rFonts w:asciiTheme="minorHAnsi" w:hAnsiTheme="minorHAnsi" w:cstheme="minorHAnsi"/>
                  <w:sz w:val="24"/>
                  <w:szCs w:val="24"/>
                </w:rPr>
                <w:fldChar w:fldCharType="begin"/>
              </w:r>
              <w:r>
                <w:rPr>
                  <w:rFonts w:asciiTheme="minorHAnsi" w:hAnsiTheme="minorHAnsi" w:cstheme="minorHAnsi"/>
                  <w:sz w:val="24"/>
                  <w:szCs w:val="24"/>
                </w:rPr>
                <w:instrText xml:space="preserve"> HYPERLINK "http://localhost:9005/" </w:instrText>
              </w:r>
              <w:r>
                <w:rPr>
                  <w:rFonts w:asciiTheme="minorHAnsi" w:hAnsiTheme="minorHAnsi" w:cstheme="minorHAnsi"/>
                  <w:sz w:val="24"/>
                  <w:szCs w:val="24"/>
                </w:rPr>
                <w:fldChar w:fldCharType="separate"/>
              </w:r>
              <w:r w:rsidRPr="004F0768">
                <w:rPr>
                  <w:rStyle w:val="Hyperlink"/>
                  <w:rFonts w:asciiTheme="minorHAnsi" w:hAnsiTheme="minorHAnsi" w:cstheme="minorHAnsi"/>
                  <w:sz w:val="24"/>
                  <w:szCs w:val="24"/>
                </w:rPr>
                <w:t>http://localhost:9005/</w:t>
              </w:r>
              <w:r>
                <w:rPr>
                  <w:rFonts w:asciiTheme="minorHAnsi" w:hAnsiTheme="minorHAnsi" w:cstheme="minorHAnsi"/>
                  <w:sz w:val="24"/>
                  <w:szCs w:val="24"/>
                </w:rPr>
                <w:fldChar w:fldCharType="end"/>
              </w:r>
            </w:ins>
          </w:p>
        </w:tc>
        <w:tc>
          <w:tcPr>
            <w:tcW w:w="3601" w:type="dxa"/>
            <w:shd w:val="clear" w:color="auto" w:fill="DEEAF6"/>
          </w:tcPr>
          <w:p w14:paraId="749FDA57" w14:textId="59FF8BB6" w:rsidR="00A038F5" w:rsidRDefault="00A038F5" w:rsidP="00396B2D">
            <w:pPr>
              <w:ind w:left="0"/>
              <w:rPr>
                <w:ins w:id="927" w:author="Dick" w:date="2019-07-08T05:57:00Z"/>
                <w:rFonts w:asciiTheme="minorHAnsi" w:hAnsiTheme="minorHAnsi" w:cstheme="minorHAnsi"/>
                <w:sz w:val="24"/>
                <w:szCs w:val="24"/>
              </w:rPr>
            </w:pPr>
            <w:ins w:id="928" w:author="Dick" w:date="2019-07-08T05:58:00Z">
              <w:r>
                <w:rPr>
                  <w:rFonts w:asciiTheme="minorHAnsi" w:hAnsiTheme="minorHAnsi" w:cstheme="minorHAnsi"/>
                  <w:sz w:val="24"/>
                  <w:szCs w:val="24"/>
                </w:rPr>
                <w:t>Path to REST Gateway</w:t>
              </w:r>
            </w:ins>
          </w:p>
        </w:tc>
      </w:tr>
      <w:tr w:rsidR="00A6239D" w:rsidRPr="00D75462" w14:paraId="0DACC040" w14:textId="77777777" w:rsidTr="00A038F5">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929" w:author="Dick" w:date="2019-07-08T06:00: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930" w:author="Dick" w:date="2019-07-08T06:00:00Z">
              <w:tcPr>
                <w:tcW w:w="2553" w:type="dxa"/>
                <w:shd w:val="clear" w:color="auto" w:fill="DEEAF6"/>
              </w:tcPr>
            </w:tcPrChange>
          </w:tcPr>
          <w:p w14:paraId="5B7CB177" w14:textId="5FAB630A" w:rsidR="00A6239D" w:rsidRPr="00D75462" w:rsidRDefault="00A6239D" w:rsidP="00396B2D">
            <w:pPr>
              <w:ind w:left="0"/>
              <w:rPr>
                <w:rFonts w:ascii="Calibri" w:hAnsi="Calibri"/>
                <w:b/>
                <w:bCs/>
                <w:noProof/>
                <w:lang w:val="en-ZA" w:eastAsia="en-ZA"/>
              </w:rPr>
            </w:pPr>
            <w:r>
              <w:rPr>
                <w:rFonts w:ascii="Calibri" w:hAnsi="Calibri"/>
                <w:b/>
                <w:bCs/>
                <w:noProof/>
                <w:lang w:val="en-ZA" w:eastAsia="en-ZA"/>
              </w:rPr>
              <w:t>Mvon.</w:t>
            </w:r>
            <w:del w:id="931" w:author="Dick" w:date="2019-07-08T05:57:00Z">
              <w:r w:rsidDel="00A038F5">
                <w:rPr>
                  <w:rFonts w:ascii="Calibri" w:hAnsi="Calibri"/>
                  <w:b/>
                  <w:bCs/>
                  <w:noProof/>
                  <w:lang w:val="en-ZA" w:eastAsia="en-ZA"/>
                </w:rPr>
                <w:delText>useGateway</w:delText>
              </w:r>
            </w:del>
            <w:ins w:id="932" w:author="Dick" w:date="2019-07-08T05:57:00Z">
              <w:r w:rsidR="00A038F5">
                <w:rPr>
                  <w:rFonts w:ascii="Calibri" w:hAnsi="Calibri"/>
                  <w:b/>
                  <w:bCs/>
                  <w:noProof/>
                  <w:lang w:val="en-ZA" w:eastAsia="en-ZA"/>
                </w:rPr>
                <w:t>UseGateway</w:t>
              </w:r>
            </w:ins>
          </w:p>
        </w:tc>
        <w:tc>
          <w:tcPr>
            <w:tcW w:w="2909" w:type="dxa"/>
            <w:shd w:val="clear" w:color="auto" w:fill="FFFFFF" w:themeFill="background1"/>
            <w:tcPrChange w:id="933" w:author="Dick" w:date="2019-07-08T06:00:00Z">
              <w:tcPr>
                <w:tcW w:w="2909" w:type="dxa"/>
                <w:shd w:val="clear" w:color="auto" w:fill="DEEAF6"/>
              </w:tcPr>
            </w:tcPrChange>
          </w:tcPr>
          <w:p w14:paraId="59B107C2" w14:textId="77777777"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true</w:t>
            </w:r>
          </w:p>
        </w:tc>
        <w:tc>
          <w:tcPr>
            <w:tcW w:w="3601" w:type="dxa"/>
            <w:shd w:val="clear" w:color="auto" w:fill="FFFFFF" w:themeFill="background1"/>
            <w:tcPrChange w:id="934" w:author="Dick" w:date="2019-07-08T06:00:00Z">
              <w:tcPr>
                <w:tcW w:w="3601" w:type="dxa"/>
                <w:shd w:val="clear" w:color="auto" w:fill="DEEAF6"/>
              </w:tcPr>
            </w:tcPrChange>
          </w:tcPr>
          <w:p w14:paraId="77839309" w14:textId="77777777" w:rsidR="00A6239D" w:rsidRPr="00E4617A" w:rsidRDefault="00A6239D" w:rsidP="00396B2D">
            <w:pPr>
              <w:ind w:left="0"/>
              <w:rPr>
                <w:rFonts w:asciiTheme="minorHAnsi" w:hAnsiTheme="minorHAnsi" w:cstheme="minorHAnsi"/>
                <w:noProof/>
                <w:lang w:val="en-ZA" w:eastAsia="en-ZA"/>
              </w:rPr>
            </w:pPr>
            <w:r>
              <w:rPr>
                <w:rFonts w:asciiTheme="minorHAnsi" w:hAnsiTheme="minorHAnsi" w:cstheme="minorHAnsi"/>
                <w:sz w:val="24"/>
                <w:szCs w:val="24"/>
              </w:rPr>
              <w:t>Indicate that the gateway must be used.</w:t>
            </w:r>
          </w:p>
        </w:tc>
      </w:tr>
      <w:tr w:rsidR="00A6239D" w:rsidRPr="00D75462" w14:paraId="5B8B9A60" w14:textId="77777777" w:rsidTr="00A038F5">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935" w:author="Dick" w:date="2019-07-08T06:01: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936" w:author="Dick" w:date="2019-07-08T06:01:00Z">
              <w:tcPr>
                <w:tcW w:w="2553" w:type="dxa"/>
                <w:shd w:val="clear" w:color="auto" w:fill="auto"/>
              </w:tcPr>
            </w:tcPrChange>
          </w:tcPr>
          <w:p w14:paraId="37581405" w14:textId="77777777" w:rsidR="00A6239D" w:rsidRPr="00E4617A" w:rsidRDefault="00A6239D" w:rsidP="00396B2D">
            <w:pPr>
              <w:tabs>
                <w:tab w:val="right" w:pos="2389"/>
              </w:tabs>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remoteHost</w:t>
            </w:r>
          </w:p>
        </w:tc>
        <w:tc>
          <w:tcPr>
            <w:tcW w:w="2909" w:type="dxa"/>
            <w:shd w:val="clear" w:color="auto" w:fill="DEEAF6"/>
            <w:tcPrChange w:id="937" w:author="Dick" w:date="2019-07-08T06:01:00Z">
              <w:tcPr>
                <w:tcW w:w="2909" w:type="dxa"/>
              </w:tcPr>
            </w:tcPrChange>
          </w:tcPr>
          <w:p w14:paraId="4904C335" w14:textId="52955FF8"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192.168.1</w:t>
            </w:r>
            <w:del w:id="938" w:author="Dick" w:date="2019-07-08T06:00:00Z">
              <w:r w:rsidDel="00A038F5">
                <w:rPr>
                  <w:rFonts w:asciiTheme="minorHAnsi" w:hAnsiTheme="minorHAnsi" w:cstheme="minorHAnsi"/>
                  <w:sz w:val="24"/>
                  <w:szCs w:val="24"/>
                </w:rPr>
                <w:delText>37</w:delText>
              </w:r>
            </w:del>
            <w:r>
              <w:rPr>
                <w:rFonts w:asciiTheme="minorHAnsi" w:hAnsiTheme="minorHAnsi" w:cstheme="minorHAnsi"/>
                <w:sz w:val="24"/>
                <w:szCs w:val="24"/>
              </w:rPr>
              <w:t>.10</w:t>
            </w:r>
            <w:del w:id="939" w:author="Dick" w:date="2019-07-08T06:00:00Z">
              <w:r w:rsidDel="00A038F5">
                <w:rPr>
                  <w:rFonts w:asciiTheme="minorHAnsi" w:hAnsiTheme="minorHAnsi" w:cstheme="minorHAnsi"/>
                  <w:sz w:val="24"/>
                  <w:szCs w:val="24"/>
                </w:rPr>
                <w:delText>2</w:delText>
              </w:r>
            </w:del>
          </w:p>
        </w:tc>
        <w:tc>
          <w:tcPr>
            <w:tcW w:w="3601" w:type="dxa"/>
            <w:shd w:val="clear" w:color="auto" w:fill="DEEAF6"/>
            <w:tcPrChange w:id="940" w:author="Dick" w:date="2019-07-08T06:01:00Z">
              <w:tcPr>
                <w:tcW w:w="3601" w:type="dxa"/>
                <w:shd w:val="clear" w:color="auto" w:fill="auto"/>
              </w:tcPr>
            </w:tcPrChange>
          </w:tcPr>
          <w:p w14:paraId="56C1955B" w14:textId="77777777" w:rsidR="00A6239D" w:rsidRPr="00D75462" w:rsidRDefault="00A6239D" w:rsidP="00CA6D30">
            <w:pPr>
              <w:ind w:left="0"/>
              <w:rPr>
                <w:rFonts w:ascii="Calibri" w:hAnsi="Calibri"/>
                <w:noProof/>
                <w:lang w:val="en-ZA" w:eastAsia="en-ZA"/>
              </w:rPr>
            </w:pPr>
            <w:r>
              <w:rPr>
                <w:rFonts w:asciiTheme="minorHAnsi" w:hAnsiTheme="minorHAnsi" w:cstheme="minorHAnsi"/>
                <w:sz w:val="24"/>
                <w:szCs w:val="24"/>
              </w:rPr>
              <w:t xml:space="preserve">The servers IP/Host name that is running the </w:t>
            </w:r>
            <w:r w:rsidR="00CA6D30">
              <w:rPr>
                <w:rFonts w:asciiTheme="minorHAnsi" w:hAnsiTheme="minorHAnsi" w:cstheme="minorHAnsi"/>
                <w:sz w:val="24"/>
                <w:szCs w:val="24"/>
              </w:rPr>
              <w:t>OpenQM</w:t>
            </w:r>
            <w:r>
              <w:rPr>
                <w:rFonts w:asciiTheme="minorHAnsi" w:hAnsiTheme="minorHAnsi" w:cstheme="minorHAnsi"/>
                <w:sz w:val="24"/>
                <w:szCs w:val="24"/>
              </w:rPr>
              <w:t xml:space="preserve"> Database</w:t>
            </w:r>
            <w:r w:rsidRPr="00E4617A">
              <w:rPr>
                <w:rFonts w:asciiTheme="minorHAnsi" w:hAnsiTheme="minorHAnsi" w:cstheme="minorHAnsi"/>
                <w:sz w:val="24"/>
                <w:szCs w:val="24"/>
              </w:rPr>
              <w:t>.</w:t>
            </w:r>
          </w:p>
        </w:tc>
      </w:tr>
      <w:tr w:rsidR="00A6239D" w:rsidRPr="00D75462" w14:paraId="12103722" w14:textId="77777777" w:rsidTr="00A038F5">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941" w:author="Dick" w:date="2019-07-08T06:01: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FFFFFF" w:themeFill="background1"/>
            <w:tcPrChange w:id="942" w:author="Dick" w:date="2019-07-08T06:01:00Z">
              <w:tcPr>
                <w:tcW w:w="2553" w:type="dxa"/>
                <w:shd w:val="clear" w:color="auto" w:fill="DEEAF6"/>
              </w:tcPr>
            </w:tcPrChange>
          </w:tcPr>
          <w:p w14:paraId="15AE384F" w14:textId="77777777" w:rsidR="00A6239D" w:rsidRPr="00E4617A" w:rsidRDefault="00A6239D" w:rsidP="00396B2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gatewayType</w:t>
            </w:r>
          </w:p>
        </w:tc>
        <w:tc>
          <w:tcPr>
            <w:tcW w:w="2909" w:type="dxa"/>
            <w:shd w:val="clear" w:color="auto" w:fill="FFFFFF" w:themeFill="background1"/>
            <w:tcPrChange w:id="943" w:author="Dick" w:date="2019-07-08T06:01:00Z">
              <w:tcPr>
                <w:tcW w:w="2909" w:type="dxa"/>
                <w:shd w:val="clear" w:color="auto" w:fill="DEEAF6"/>
              </w:tcPr>
            </w:tcPrChange>
          </w:tcPr>
          <w:p w14:paraId="57B2E399" w14:textId="77777777" w:rsidR="00A6239D" w:rsidRPr="00E4617A" w:rsidRDefault="00A6239D" w:rsidP="00396B2D">
            <w:pPr>
              <w:ind w:left="0"/>
              <w:rPr>
                <w:rFonts w:asciiTheme="minorHAnsi" w:hAnsiTheme="minorHAnsi" w:cstheme="minorHAnsi"/>
                <w:sz w:val="24"/>
                <w:szCs w:val="24"/>
              </w:rPr>
            </w:pPr>
            <w:r>
              <w:rPr>
                <w:rFonts w:asciiTheme="minorHAnsi" w:hAnsiTheme="minorHAnsi" w:cstheme="minorHAnsi"/>
                <w:sz w:val="24"/>
                <w:szCs w:val="24"/>
              </w:rPr>
              <w:t>QM</w:t>
            </w:r>
          </w:p>
        </w:tc>
        <w:tc>
          <w:tcPr>
            <w:tcW w:w="3601" w:type="dxa"/>
            <w:shd w:val="clear" w:color="auto" w:fill="FFFFFF" w:themeFill="background1"/>
            <w:tcPrChange w:id="944" w:author="Dick" w:date="2019-07-08T06:01:00Z">
              <w:tcPr>
                <w:tcW w:w="3601" w:type="dxa"/>
                <w:shd w:val="clear" w:color="auto" w:fill="DEEAF6"/>
              </w:tcPr>
            </w:tcPrChange>
          </w:tcPr>
          <w:p w14:paraId="04D24791" w14:textId="77777777" w:rsidR="00A6239D" w:rsidRPr="00D75462" w:rsidRDefault="00A6239D" w:rsidP="00A6239D">
            <w:pPr>
              <w:ind w:left="0"/>
              <w:rPr>
                <w:rFonts w:ascii="Calibri" w:hAnsi="Calibri"/>
                <w:noProof/>
                <w:lang w:val="en-ZA" w:eastAsia="en-ZA"/>
              </w:rPr>
            </w:pPr>
            <w:r>
              <w:rPr>
                <w:rFonts w:asciiTheme="minorHAnsi" w:hAnsiTheme="minorHAnsi" w:cstheme="minorHAnsi"/>
                <w:sz w:val="24"/>
                <w:szCs w:val="24"/>
              </w:rPr>
              <w:t>Connecting to a OpenQM server</w:t>
            </w:r>
          </w:p>
        </w:tc>
      </w:tr>
      <w:tr w:rsidR="00A6239D" w:rsidRPr="00D75462" w14:paraId="13FAF194" w14:textId="77777777" w:rsidTr="00396B2D">
        <w:tc>
          <w:tcPr>
            <w:tcW w:w="2553" w:type="dxa"/>
            <w:shd w:val="clear" w:color="auto" w:fill="DEEAF6"/>
          </w:tcPr>
          <w:p w14:paraId="131FC256" w14:textId="77777777" w:rsidR="00A6239D" w:rsidRPr="00E4617A" w:rsidRDefault="00A6239D" w:rsidP="00396B2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UserName</w:t>
            </w:r>
          </w:p>
        </w:tc>
        <w:tc>
          <w:tcPr>
            <w:tcW w:w="2909" w:type="dxa"/>
            <w:shd w:val="clear" w:color="auto" w:fill="DEEAF6"/>
          </w:tcPr>
          <w:p w14:paraId="446F0C72" w14:textId="0F6BC33D" w:rsidR="00A6239D" w:rsidRPr="00E4617A" w:rsidRDefault="00A6239D" w:rsidP="00396B2D">
            <w:pPr>
              <w:ind w:left="0"/>
              <w:rPr>
                <w:rFonts w:asciiTheme="minorHAnsi" w:hAnsiTheme="minorHAnsi" w:cstheme="minorHAnsi"/>
                <w:sz w:val="24"/>
                <w:szCs w:val="24"/>
              </w:rPr>
            </w:pPr>
            <w:del w:id="945" w:author="Dick" w:date="2019-07-08T06:00:00Z">
              <w:r w:rsidDel="00A038F5">
                <w:rPr>
                  <w:rFonts w:asciiTheme="minorHAnsi" w:hAnsiTheme="minorHAnsi" w:cstheme="minorHAnsi"/>
                  <w:sz w:val="24"/>
                  <w:szCs w:val="24"/>
                </w:rPr>
                <w:delText>mvon</w:delText>
              </w:r>
            </w:del>
            <w:ins w:id="946" w:author="Dick" w:date="2019-07-08T06:00:00Z">
              <w:r w:rsidR="00A038F5">
                <w:rPr>
                  <w:rFonts w:asciiTheme="minorHAnsi" w:hAnsiTheme="minorHAnsi" w:cstheme="minorHAnsi"/>
                  <w:sz w:val="24"/>
                  <w:szCs w:val="24"/>
                </w:rPr>
                <w:t>MVextensions</w:t>
              </w:r>
            </w:ins>
          </w:p>
        </w:tc>
        <w:tc>
          <w:tcPr>
            <w:tcW w:w="3601" w:type="dxa"/>
            <w:shd w:val="clear" w:color="auto" w:fill="DEEAF6"/>
          </w:tcPr>
          <w:p w14:paraId="733D5BE2" w14:textId="77777777" w:rsidR="00A6239D" w:rsidRPr="00D75462" w:rsidRDefault="00A6239D" w:rsidP="00396B2D">
            <w:pPr>
              <w:ind w:left="0"/>
              <w:rPr>
                <w:rFonts w:ascii="Calibri" w:hAnsi="Calibri"/>
                <w:noProof/>
                <w:lang w:val="en-ZA" w:eastAsia="en-ZA"/>
              </w:rPr>
            </w:pPr>
            <w:r>
              <w:rPr>
                <w:rFonts w:asciiTheme="minorHAnsi" w:hAnsiTheme="minorHAnsi" w:cstheme="minorHAnsi"/>
                <w:sz w:val="24"/>
                <w:szCs w:val="24"/>
              </w:rPr>
              <w:t>The Windows/UNIX user id to log into the server.</w:t>
            </w:r>
          </w:p>
        </w:tc>
      </w:tr>
      <w:tr w:rsidR="00A6239D" w:rsidRPr="00D75462" w14:paraId="003A616A" w14:textId="77777777" w:rsidTr="00396B2D">
        <w:tc>
          <w:tcPr>
            <w:tcW w:w="2553" w:type="dxa"/>
            <w:shd w:val="clear" w:color="auto" w:fill="auto"/>
          </w:tcPr>
          <w:p w14:paraId="1D1273A3" w14:textId="77777777" w:rsidR="00A6239D" w:rsidRPr="00E4617A" w:rsidRDefault="00A6239D" w:rsidP="00396B2D">
            <w:pPr>
              <w:ind w:left="0"/>
              <w:rPr>
                <w:rFonts w:ascii="Calibri" w:hAnsi="Calibri"/>
                <w:b/>
                <w:bCs/>
                <w:noProof/>
                <w:lang w:val="en-ZA" w:eastAsia="en-ZA"/>
              </w:rPr>
            </w:pPr>
            <w:r w:rsidRPr="00E4617A">
              <w:rPr>
                <w:rFonts w:asciiTheme="minorHAnsi" w:hAnsiTheme="minorHAnsi" w:cstheme="minorHAnsi"/>
                <w:b/>
                <w:szCs w:val="22"/>
              </w:rPr>
              <w:t>mvon.</w:t>
            </w:r>
            <w:r>
              <w:rPr>
                <w:rFonts w:asciiTheme="minorHAnsi" w:hAnsiTheme="minorHAnsi" w:cstheme="minorHAnsi"/>
                <w:b/>
                <w:szCs w:val="22"/>
              </w:rPr>
              <w:t>Password</w:t>
            </w:r>
          </w:p>
        </w:tc>
        <w:tc>
          <w:tcPr>
            <w:tcW w:w="2909" w:type="dxa"/>
          </w:tcPr>
          <w:p w14:paraId="67EB08E2" w14:textId="0CD96AFB" w:rsidR="00A6239D" w:rsidRDefault="00A6239D" w:rsidP="00396B2D">
            <w:pPr>
              <w:ind w:left="0"/>
              <w:rPr>
                <w:rFonts w:ascii="Calibri" w:hAnsi="Calibri"/>
                <w:noProof/>
                <w:lang w:val="en-ZA" w:eastAsia="en-ZA"/>
              </w:rPr>
            </w:pPr>
            <w:del w:id="947" w:author="Dick" w:date="2019-07-08T06:00:00Z">
              <w:r w:rsidDel="00A038F5">
                <w:rPr>
                  <w:rFonts w:ascii="Calibri" w:hAnsi="Calibri"/>
                  <w:noProof/>
                  <w:lang w:val="en-ZA" w:eastAsia="en-ZA"/>
                </w:rPr>
                <w:delText>mvon#</w:delText>
              </w:r>
            </w:del>
            <w:ins w:id="948" w:author="Dick" w:date="2019-07-08T06:00:00Z">
              <w:r w:rsidR="00A038F5">
                <w:rPr>
                  <w:rFonts w:ascii="Calibri" w:hAnsi="Calibri"/>
                  <w:noProof/>
                  <w:lang w:val="en-ZA" w:eastAsia="en-ZA"/>
                </w:rPr>
                <w:t>Password1</w:t>
              </w:r>
            </w:ins>
          </w:p>
        </w:tc>
        <w:tc>
          <w:tcPr>
            <w:tcW w:w="3601" w:type="dxa"/>
            <w:shd w:val="clear" w:color="auto" w:fill="auto"/>
          </w:tcPr>
          <w:p w14:paraId="3EC0A9AF" w14:textId="77777777" w:rsidR="00A6239D" w:rsidRPr="00D75462" w:rsidRDefault="00A6239D" w:rsidP="00396B2D">
            <w:pPr>
              <w:ind w:left="0"/>
              <w:rPr>
                <w:rFonts w:ascii="Calibri" w:hAnsi="Calibri"/>
                <w:noProof/>
                <w:lang w:val="en-ZA" w:eastAsia="en-ZA"/>
              </w:rPr>
            </w:pPr>
            <w:r>
              <w:rPr>
                <w:rFonts w:ascii="Calibri" w:hAnsi="Calibri"/>
                <w:noProof/>
                <w:lang w:val="en-ZA" w:eastAsia="en-ZA"/>
              </w:rPr>
              <w:t>The password for the user above.</w:t>
            </w:r>
          </w:p>
        </w:tc>
      </w:tr>
      <w:tr w:rsidR="00A6239D" w:rsidRPr="00D75462" w14:paraId="1808E421" w14:textId="77777777" w:rsidTr="00A038F5">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Change w:id="949" w:author="Dick" w:date="2019-07-08T06:01:00Z">
            <w:tblPrEx>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Ex>
          </w:tblPrExChange>
        </w:tblPrEx>
        <w:tc>
          <w:tcPr>
            <w:tcW w:w="2553" w:type="dxa"/>
            <w:shd w:val="clear" w:color="auto" w:fill="DEEAF6"/>
            <w:tcPrChange w:id="950" w:author="Dick" w:date="2019-07-08T06:01:00Z">
              <w:tcPr>
                <w:tcW w:w="2553" w:type="dxa"/>
                <w:shd w:val="clear" w:color="auto" w:fill="auto"/>
              </w:tcPr>
            </w:tcPrChange>
          </w:tcPr>
          <w:p w14:paraId="5AB7D3E2" w14:textId="77777777" w:rsidR="00A6239D" w:rsidRPr="00E4617A" w:rsidRDefault="00A6239D" w:rsidP="00396B2D">
            <w:pPr>
              <w:ind w:left="0"/>
              <w:rPr>
                <w:rFonts w:asciiTheme="minorHAnsi" w:hAnsiTheme="minorHAnsi" w:cstheme="minorHAnsi"/>
                <w:b/>
                <w:szCs w:val="22"/>
              </w:rPr>
            </w:pPr>
            <w:r>
              <w:rPr>
                <w:rFonts w:asciiTheme="minorHAnsi" w:hAnsiTheme="minorHAnsi" w:cstheme="minorHAnsi"/>
                <w:b/>
                <w:szCs w:val="22"/>
              </w:rPr>
              <w:t>Mvon.Account</w:t>
            </w:r>
          </w:p>
        </w:tc>
        <w:tc>
          <w:tcPr>
            <w:tcW w:w="2909" w:type="dxa"/>
            <w:shd w:val="clear" w:color="auto" w:fill="DEEAF6"/>
            <w:tcPrChange w:id="951" w:author="Dick" w:date="2019-07-08T06:01:00Z">
              <w:tcPr>
                <w:tcW w:w="2909" w:type="dxa"/>
              </w:tcPr>
            </w:tcPrChange>
          </w:tcPr>
          <w:p w14:paraId="59485DAB" w14:textId="59D21369" w:rsidR="00A6239D" w:rsidRDefault="00396B2D" w:rsidP="00396B2D">
            <w:pPr>
              <w:ind w:left="0"/>
              <w:rPr>
                <w:rFonts w:ascii="Calibri" w:hAnsi="Calibri"/>
                <w:noProof/>
                <w:lang w:val="en-ZA" w:eastAsia="en-ZA"/>
              </w:rPr>
            </w:pPr>
            <w:del w:id="952" w:author="Dick" w:date="2019-07-08T06:00:00Z">
              <w:r w:rsidDel="00A038F5">
                <w:rPr>
                  <w:rFonts w:ascii="Calibri" w:hAnsi="Calibri"/>
                  <w:noProof/>
                  <w:lang w:val="en-ZA" w:eastAsia="en-ZA"/>
                </w:rPr>
                <w:delText>PRC</w:delText>
              </w:r>
            </w:del>
            <w:ins w:id="953" w:author="Dick" w:date="2019-07-08T06:00:00Z">
              <w:r w:rsidR="00A038F5">
                <w:rPr>
                  <w:rFonts w:ascii="Calibri" w:hAnsi="Calibri"/>
                  <w:noProof/>
                  <w:lang w:val="en-ZA" w:eastAsia="en-ZA"/>
                </w:rPr>
                <w:t>MV</w:t>
              </w:r>
            </w:ins>
          </w:p>
        </w:tc>
        <w:tc>
          <w:tcPr>
            <w:tcW w:w="3601" w:type="dxa"/>
            <w:shd w:val="clear" w:color="auto" w:fill="DEEAF6"/>
            <w:tcPrChange w:id="954" w:author="Dick" w:date="2019-07-08T06:01:00Z">
              <w:tcPr>
                <w:tcW w:w="3601" w:type="dxa"/>
                <w:shd w:val="clear" w:color="auto" w:fill="auto"/>
              </w:tcPr>
            </w:tcPrChange>
          </w:tcPr>
          <w:p w14:paraId="483E45CF" w14:textId="77777777" w:rsidR="00A6239D" w:rsidRDefault="00A6239D" w:rsidP="00396B2D">
            <w:pPr>
              <w:ind w:left="0"/>
              <w:rPr>
                <w:rFonts w:ascii="Calibri" w:hAnsi="Calibri"/>
                <w:noProof/>
                <w:lang w:val="en-ZA" w:eastAsia="en-ZA"/>
              </w:rPr>
            </w:pPr>
            <w:r>
              <w:rPr>
                <w:rFonts w:ascii="Calibri" w:hAnsi="Calibri"/>
                <w:noProof/>
                <w:lang w:val="en-ZA" w:eastAsia="en-ZA"/>
              </w:rPr>
              <w:t xml:space="preserve">The account name on </w:t>
            </w:r>
            <w:r w:rsidR="00396B2D">
              <w:rPr>
                <w:rFonts w:ascii="Calibri" w:hAnsi="Calibri"/>
                <w:noProof/>
                <w:lang w:val="en-ZA" w:eastAsia="en-ZA"/>
              </w:rPr>
              <w:t>the QM server</w:t>
            </w:r>
            <w:r>
              <w:rPr>
                <w:rFonts w:ascii="Calibri" w:hAnsi="Calibri"/>
                <w:noProof/>
                <w:lang w:val="en-ZA" w:eastAsia="en-ZA"/>
              </w:rPr>
              <w:t xml:space="preserve"> to connect to. This must be defined in the </w:t>
            </w:r>
            <w:r w:rsidR="00396B2D">
              <w:rPr>
                <w:rFonts w:ascii="Calibri" w:hAnsi="Calibri"/>
                <w:noProof/>
                <w:lang w:val="en-ZA" w:eastAsia="en-ZA"/>
              </w:rPr>
              <w:t>ACCOUNTS</w:t>
            </w:r>
            <w:r>
              <w:rPr>
                <w:rFonts w:ascii="Calibri" w:hAnsi="Calibri"/>
                <w:noProof/>
                <w:lang w:val="en-ZA" w:eastAsia="en-ZA"/>
              </w:rPr>
              <w:t xml:space="preserve"> file in the </w:t>
            </w:r>
            <w:r w:rsidR="00396B2D">
              <w:rPr>
                <w:rFonts w:ascii="Calibri" w:hAnsi="Calibri"/>
                <w:noProof/>
                <w:lang w:val="en-ZA" w:eastAsia="en-ZA"/>
              </w:rPr>
              <w:t>QMSYS</w:t>
            </w:r>
            <w:r>
              <w:rPr>
                <w:rFonts w:ascii="Calibri" w:hAnsi="Calibri"/>
                <w:noProof/>
                <w:lang w:val="en-ZA" w:eastAsia="en-ZA"/>
              </w:rPr>
              <w:t xml:space="preserve"> account.</w:t>
            </w:r>
          </w:p>
        </w:tc>
      </w:tr>
    </w:tbl>
    <w:p w14:paraId="282475DF" w14:textId="77777777" w:rsidR="00396B2D" w:rsidRDefault="00396B2D" w:rsidP="004D4BD3">
      <w:pPr>
        <w:ind w:left="0"/>
        <w:rPr>
          <w:rFonts w:ascii="Calibri" w:hAnsi="Calibri"/>
          <w:noProof/>
          <w:lang w:val="en-ZA" w:eastAsia="en-ZA"/>
        </w:rPr>
      </w:pPr>
    </w:p>
    <w:p w14:paraId="19CAA21D" w14:textId="77777777" w:rsidR="00396B2D" w:rsidRDefault="00396B2D">
      <w:pPr>
        <w:spacing w:before="0"/>
        <w:ind w:left="0"/>
        <w:rPr>
          <w:rFonts w:ascii="Calibri" w:hAnsi="Calibri"/>
          <w:noProof/>
          <w:lang w:val="en-ZA" w:eastAsia="en-ZA"/>
        </w:rPr>
      </w:pPr>
      <w:r>
        <w:rPr>
          <w:rFonts w:ascii="Calibri" w:hAnsi="Calibri"/>
          <w:noProof/>
          <w:lang w:val="en-ZA" w:eastAsia="en-ZA"/>
        </w:rPr>
        <w:br w:type="page"/>
      </w:r>
    </w:p>
    <w:p w14:paraId="0DB9EB8F" w14:textId="77777777" w:rsidR="00396B2D" w:rsidRDefault="00396B2D" w:rsidP="00396B2D">
      <w:pPr>
        <w:pStyle w:val="Heading2"/>
        <w:rPr>
          <w:noProof/>
          <w:lang w:val="en-ZA" w:eastAsia="en-ZA"/>
        </w:rPr>
      </w:pPr>
      <w:bookmarkStart w:id="955" w:name="_Toc13454199"/>
      <w:r>
        <w:rPr>
          <w:noProof/>
          <w:lang w:val="en-ZA" w:eastAsia="en-ZA"/>
        </w:rPr>
        <w:lastRenderedPageBreak/>
        <w:t>jBASE</w:t>
      </w:r>
      <w:bookmarkEnd w:id="955"/>
    </w:p>
    <w:p w14:paraId="308E8931" w14:textId="77777777" w:rsidR="00396B2D" w:rsidRPr="00A038F5" w:rsidRDefault="00396B2D" w:rsidP="00396B2D">
      <w:pPr>
        <w:shd w:val="clear" w:color="auto" w:fill="FFFFFF"/>
        <w:spacing w:before="0" w:line="285" w:lineRule="atLeast"/>
        <w:ind w:left="0"/>
        <w:rPr>
          <w:rFonts w:ascii="Consolas" w:hAnsi="Consolas"/>
          <w:sz w:val="21"/>
          <w:szCs w:val="21"/>
          <w:rPrChange w:id="956" w:author="Dick" w:date="2019-07-08T06:01:00Z">
            <w:rPr>
              <w:rFonts w:ascii="Consolas" w:hAnsi="Consolas"/>
              <w:color w:val="000000"/>
              <w:sz w:val="21"/>
              <w:szCs w:val="21"/>
            </w:rPr>
          </w:rPrChange>
        </w:rPr>
      </w:pPr>
      <w:r w:rsidRPr="0052132F">
        <w:rPr>
          <w:rFonts w:ascii="Consolas" w:hAnsi="Consolas"/>
          <w:color w:val="000000"/>
          <w:sz w:val="21"/>
          <w:szCs w:val="21"/>
        </w:rPr>
        <w:t>{</w:t>
      </w:r>
    </w:p>
    <w:p w14:paraId="6731F823" w14:textId="77777777" w:rsidR="00396B2D" w:rsidRPr="00A038F5" w:rsidRDefault="00396B2D" w:rsidP="00396B2D">
      <w:pPr>
        <w:shd w:val="clear" w:color="auto" w:fill="FFFFFF"/>
        <w:spacing w:before="0" w:line="285" w:lineRule="atLeast"/>
        <w:ind w:left="0"/>
        <w:rPr>
          <w:rFonts w:ascii="Consolas" w:hAnsi="Consolas"/>
          <w:sz w:val="21"/>
          <w:szCs w:val="21"/>
          <w:rPrChange w:id="957" w:author="Dick" w:date="2019-07-08T06:01:00Z">
            <w:rPr>
              <w:rFonts w:ascii="Consolas" w:hAnsi="Consolas"/>
              <w:color w:val="000000"/>
              <w:sz w:val="21"/>
              <w:szCs w:val="21"/>
            </w:rPr>
          </w:rPrChange>
        </w:rPr>
      </w:pPr>
      <w:r w:rsidRPr="00A038F5">
        <w:rPr>
          <w:rFonts w:ascii="Consolas" w:hAnsi="Consolas"/>
          <w:sz w:val="21"/>
          <w:szCs w:val="21"/>
          <w:rPrChange w:id="958" w:author="Dick" w:date="2019-07-08T06:01:00Z">
            <w:rPr>
              <w:rFonts w:ascii="Consolas" w:hAnsi="Consolas"/>
              <w:color w:val="000000"/>
              <w:sz w:val="21"/>
              <w:szCs w:val="21"/>
            </w:rPr>
          </w:rPrChange>
        </w:rPr>
        <w:t>    </w:t>
      </w:r>
      <w:r w:rsidRPr="00A038F5">
        <w:rPr>
          <w:rFonts w:ascii="Consolas" w:hAnsi="Consolas"/>
          <w:sz w:val="21"/>
          <w:szCs w:val="21"/>
          <w:rPrChange w:id="959" w:author="Dick" w:date="2019-07-08T06:01:00Z">
            <w:rPr>
              <w:rFonts w:ascii="Consolas" w:hAnsi="Consolas"/>
              <w:color w:val="0451A5"/>
              <w:sz w:val="21"/>
              <w:szCs w:val="21"/>
            </w:rPr>
          </w:rPrChange>
        </w:rPr>
        <w:t>"folders"</w:t>
      </w:r>
      <w:r w:rsidRPr="00A038F5">
        <w:rPr>
          <w:rFonts w:ascii="Consolas" w:hAnsi="Consolas"/>
          <w:sz w:val="21"/>
          <w:szCs w:val="21"/>
          <w:rPrChange w:id="960" w:author="Dick" w:date="2019-07-08T06:01:00Z">
            <w:rPr>
              <w:rFonts w:ascii="Consolas" w:hAnsi="Consolas"/>
              <w:color w:val="000000"/>
              <w:sz w:val="21"/>
              <w:szCs w:val="21"/>
            </w:rPr>
          </w:rPrChange>
        </w:rPr>
        <w:t>:[</w:t>
      </w:r>
    </w:p>
    <w:p w14:paraId="030940AB" w14:textId="77777777" w:rsidR="00396B2D" w:rsidRPr="00A038F5" w:rsidRDefault="00396B2D" w:rsidP="00396B2D">
      <w:pPr>
        <w:shd w:val="clear" w:color="auto" w:fill="FFFFFF"/>
        <w:spacing w:before="0" w:line="285" w:lineRule="atLeast"/>
        <w:ind w:left="0"/>
        <w:rPr>
          <w:rFonts w:ascii="Consolas" w:hAnsi="Consolas"/>
          <w:sz w:val="21"/>
          <w:szCs w:val="21"/>
          <w:rPrChange w:id="961" w:author="Dick" w:date="2019-07-08T06:01:00Z">
            <w:rPr>
              <w:rFonts w:ascii="Consolas" w:hAnsi="Consolas"/>
              <w:color w:val="000000"/>
              <w:sz w:val="21"/>
              <w:szCs w:val="21"/>
            </w:rPr>
          </w:rPrChange>
        </w:rPr>
      </w:pPr>
      <w:r w:rsidRPr="00A038F5">
        <w:rPr>
          <w:rFonts w:ascii="Consolas" w:hAnsi="Consolas"/>
          <w:sz w:val="21"/>
          <w:szCs w:val="21"/>
          <w:rPrChange w:id="962" w:author="Dick" w:date="2019-07-08T06:01:00Z">
            <w:rPr>
              <w:rFonts w:ascii="Consolas" w:hAnsi="Consolas"/>
              <w:color w:val="000000"/>
              <w:sz w:val="21"/>
              <w:szCs w:val="21"/>
            </w:rPr>
          </w:rPrChange>
        </w:rPr>
        <w:t xml:space="preserve">        {</w:t>
      </w:r>
    </w:p>
    <w:p w14:paraId="15028D75" w14:textId="77777777" w:rsidR="00396B2D" w:rsidRPr="00A038F5" w:rsidRDefault="00396B2D" w:rsidP="00396B2D">
      <w:pPr>
        <w:shd w:val="clear" w:color="auto" w:fill="FFFFFF"/>
        <w:spacing w:before="0" w:line="285" w:lineRule="atLeast"/>
        <w:ind w:left="0"/>
        <w:rPr>
          <w:rFonts w:ascii="Consolas" w:hAnsi="Consolas"/>
          <w:sz w:val="21"/>
          <w:szCs w:val="21"/>
          <w:rPrChange w:id="963" w:author="Dick" w:date="2019-07-08T06:01:00Z">
            <w:rPr>
              <w:rFonts w:ascii="Consolas" w:hAnsi="Consolas"/>
              <w:color w:val="000000"/>
              <w:sz w:val="21"/>
              <w:szCs w:val="21"/>
            </w:rPr>
          </w:rPrChange>
        </w:rPr>
      </w:pPr>
      <w:r w:rsidRPr="00A038F5">
        <w:rPr>
          <w:rFonts w:ascii="Consolas" w:hAnsi="Consolas"/>
          <w:sz w:val="21"/>
          <w:szCs w:val="21"/>
          <w:rPrChange w:id="964" w:author="Dick" w:date="2019-07-08T06:01:00Z">
            <w:rPr>
              <w:rFonts w:ascii="Consolas" w:hAnsi="Consolas"/>
              <w:color w:val="000000"/>
              <w:sz w:val="21"/>
              <w:szCs w:val="21"/>
            </w:rPr>
          </w:rPrChange>
        </w:rPr>
        <w:t xml:space="preserve">            </w:t>
      </w:r>
      <w:r w:rsidRPr="00A038F5">
        <w:rPr>
          <w:rFonts w:ascii="Consolas" w:hAnsi="Consolas"/>
          <w:sz w:val="21"/>
          <w:szCs w:val="21"/>
          <w:rPrChange w:id="965" w:author="Dick" w:date="2019-07-08T06:01:00Z">
            <w:rPr>
              <w:rFonts w:ascii="Consolas" w:hAnsi="Consolas"/>
              <w:color w:val="0451A5"/>
              <w:sz w:val="21"/>
              <w:szCs w:val="21"/>
            </w:rPr>
          </w:rPrChange>
        </w:rPr>
        <w:t>"uri"</w:t>
      </w:r>
      <w:r w:rsidRPr="00A038F5">
        <w:rPr>
          <w:rFonts w:ascii="Consolas" w:hAnsi="Consolas"/>
          <w:sz w:val="21"/>
          <w:szCs w:val="21"/>
          <w:rPrChange w:id="966" w:author="Dick" w:date="2019-07-08T06:01:00Z">
            <w:rPr>
              <w:rFonts w:ascii="Consolas" w:hAnsi="Consolas"/>
              <w:color w:val="000000"/>
              <w:sz w:val="21"/>
              <w:szCs w:val="21"/>
            </w:rPr>
          </w:rPrChange>
        </w:rPr>
        <w:t xml:space="preserve">: </w:t>
      </w:r>
      <w:r w:rsidRPr="00A038F5">
        <w:rPr>
          <w:rFonts w:ascii="Consolas" w:hAnsi="Consolas"/>
          <w:sz w:val="21"/>
          <w:szCs w:val="21"/>
          <w:rPrChange w:id="967" w:author="Dick" w:date="2019-07-08T06:01:00Z">
            <w:rPr>
              <w:rFonts w:ascii="Consolas" w:hAnsi="Consolas"/>
              <w:color w:val="A31515"/>
              <w:sz w:val="21"/>
              <w:szCs w:val="21"/>
            </w:rPr>
          </w:rPrChange>
        </w:rPr>
        <w:t>"GatewayFS:/"</w:t>
      </w:r>
      <w:r w:rsidRPr="00A038F5">
        <w:rPr>
          <w:rFonts w:ascii="Consolas" w:hAnsi="Consolas"/>
          <w:sz w:val="21"/>
          <w:szCs w:val="21"/>
          <w:rPrChange w:id="968" w:author="Dick" w:date="2019-07-08T06:01:00Z">
            <w:rPr>
              <w:rFonts w:ascii="Consolas" w:hAnsi="Consolas"/>
              <w:color w:val="000000"/>
              <w:sz w:val="21"/>
              <w:szCs w:val="21"/>
            </w:rPr>
          </w:rPrChange>
        </w:rPr>
        <w:t>,</w:t>
      </w:r>
      <w:r w:rsidRPr="00A038F5">
        <w:rPr>
          <w:rFonts w:ascii="Consolas" w:hAnsi="Consolas"/>
          <w:sz w:val="21"/>
          <w:szCs w:val="21"/>
          <w:rPrChange w:id="969" w:author="Dick" w:date="2019-07-08T06:01:00Z">
            <w:rPr>
              <w:rFonts w:ascii="Consolas" w:hAnsi="Consolas"/>
              <w:color w:val="000000"/>
              <w:sz w:val="21"/>
              <w:szCs w:val="21"/>
            </w:rPr>
          </w:rPrChange>
        </w:rPr>
        <w:tab/>
      </w:r>
    </w:p>
    <w:p w14:paraId="1DF970DD" w14:textId="5EB56F98" w:rsidR="00396B2D" w:rsidRPr="00A038F5" w:rsidRDefault="00396B2D" w:rsidP="00396B2D">
      <w:pPr>
        <w:shd w:val="clear" w:color="auto" w:fill="FFFFFF"/>
        <w:spacing w:before="0" w:line="285" w:lineRule="atLeast"/>
        <w:ind w:left="0"/>
        <w:rPr>
          <w:rFonts w:ascii="Consolas" w:hAnsi="Consolas"/>
          <w:sz w:val="21"/>
          <w:szCs w:val="21"/>
          <w:rPrChange w:id="970" w:author="Dick" w:date="2019-07-08T06:01:00Z">
            <w:rPr>
              <w:rFonts w:ascii="Consolas" w:hAnsi="Consolas"/>
              <w:color w:val="000000"/>
              <w:sz w:val="21"/>
              <w:szCs w:val="21"/>
            </w:rPr>
          </w:rPrChange>
        </w:rPr>
      </w:pPr>
      <w:r w:rsidRPr="00A038F5">
        <w:rPr>
          <w:rFonts w:ascii="Consolas" w:hAnsi="Consolas"/>
          <w:sz w:val="21"/>
          <w:szCs w:val="21"/>
          <w:rPrChange w:id="971" w:author="Dick" w:date="2019-07-08T06:01:00Z">
            <w:rPr>
              <w:rFonts w:ascii="Consolas" w:hAnsi="Consolas"/>
              <w:color w:val="000000"/>
              <w:sz w:val="21"/>
              <w:szCs w:val="21"/>
            </w:rPr>
          </w:rPrChange>
        </w:rPr>
        <w:t xml:space="preserve">            </w:t>
      </w:r>
      <w:r w:rsidRPr="00A038F5">
        <w:rPr>
          <w:rFonts w:ascii="Consolas" w:hAnsi="Consolas"/>
          <w:sz w:val="21"/>
          <w:szCs w:val="21"/>
          <w:rPrChange w:id="972" w:author="Dick" w:date="2019-07-08T06:01:00Z">
            <w:rPr>
              <w:rFonts w:ascii="Consolas" w:hAnsi="Consolas"/>
              <w:color w:val="0451A5"/>
              <w:sz w:val="21"/>
              <w:szCs w:val="21"/>
            </w:rPr>
          </w:rPrChange>
        </w:rPr>
        <w:t>"name"</w:t>
      </w:r>
      <w:r w:rsidRPr="00A038F5">
        <w:rPr>
          <w:rFonts w:ascii="Consolas" w:hAnsi="Consolas"/>
          <w:sz w:val="21"/>
          <w:szCs w:val="21"/>
          <w:rPrChange w:id="973" w:author="Dick" w:date="2019-07-08T06:01:00Z">
            <w:rPr>
              <w:rFonts w:ascii="Consolas" w:hAnsi="Consolas"/>
              <w:color w:val="000000"/>
              <w:sz w:val="21"/>
              <w:szCs w:val="21"/>
            </w:rPr>
          </w:rPrChange>
        </w:rPr>
        <w:t xml:space="preserve">: </w:t>
      </w:r>
      <w:r w:rsidRPr="00A038F5">
        <w:rPr>
          <w:rFonts w:ascii="Consolas" w:hAnsi="Consolas"/>
          <w:sz w:val="21"/>
          <w:szCs w:val="21"/>
          <w:rPrChange w:id="974" w:author="Dick" w:date="2019-07-08T06:01:00Z">
            <w:rPr>
              <w:rFonts w:ascii="Consolas" w:hAnsi="Consolas"/>
              <w:color w:val="A31515"/>
              <w:sz w:val="21"/>
              <w:szCs w:val="21"/>
            </w:rPr>
          </w:rPrChange>
        </w:rPr>
        <w:t xml:space="preserve">"Account - </w:t>
      </w:r>
      <w:del w:id="975" w:author="Dick" w:date="2019-07-08T10:02:00Z">
        <w:r w:rsidRPr="00A038F5" w:rsidDel="007A553B">
          <w:rPr>
            <w:rFonts w:ascii="Consolas" w:hAnsi="Consolas"/>
            <w:sz w:val="21"/>
            <w:szCs w:val="21"/>
            <w:rPrChange w:id="976" w:author="Dick" w:date="2019-07-08T06:01:00Z">
              <w:rPr>
                <w:rFonts w:ascii="Consolas" w:hAnsi="Consolas"/>
                <w:color w:val="A31515"/>
                <w:sz w:val="21"/>
                <w:szCs w:val="21"/>
              </w:rPr>
            </w:rPrChange>
          </w:rPr>
          <w:delText>PRC</w:delText>
        </w:r>
      </w:del>
      <w:ins w:id="977" w:author="Dick" w:date="2019-07-08T10:02:00Z">
        <w:r w:rsidR="007A553B">
          <w:rPr>
            <w:rFonts w:ascii="Consolas" w:hAnsi="Consolas"/>
            <w:sz w:val="21"/>
            <w:szCs w:val="21"/>
          </w:rPr>
          <w:t>jBASE</w:t>
        </w:r>
      </w:ins>
      <w:bookmarkStart w:id="978" w:name="_GoBack"/>
      <w:bookmarkEnd w:id="978"/>
      <w:r w:rsidRPr="00A038F5">
        <w:rPr>
          <w:rFonts w:ascii="Consolas" w:hAnsi="Consolas"/>
          <w:sz w:val="21"/>
          <w:szCs w:val="21"/>
          <w:rPrChange w:id="979" w:author="Dick" w:date="2019-07-08T06:01:00Z">
            <w:rPr>
              <w:rFonts w:ascii="Consolas" w:hAnsi="Consolas"/>
              <w:color w:val="A31515"/>
              <w:sz w:val="21"/>
              <w:szCs w:val="21"/>
            </w:rPr>
          </w:rPrChange>
        </w:rPr>
        <w:t>"</w:t>
      </w:r>
      <w:r w:rsidRPr="00A038F5">
        <w:rPr>
          <w:rFonts w:ascii="Consolas" w:hAnsi="Consolas"/>
          <w:sz w:val="21"/>
          <w:szCs w:val="21"/>
          <w:rPrChange w:id="980" w:author="Dick" w:date="2019-07-08T06:01:00Z">
            <w:rPr>
              <w:rFonts w:ascii="Consolas" w:hAnsi="Consolas"/>
              <w:color w:val="000000"/>
              <w:sz w:val="21"/>
              <w:szCs w:val="21"/>
            </w:rPr>
          </w:rPrChange>
        </w:rPr>
        <w:t>,</w:t>
      </w:r>
    </w:p>
    <w:p w14:paraId="056B90FA" w14:textId="77777777" w:rsidR="00396B2D" w:rsidRPr="00A038F5" w:rsidRDefault="00396B2D" w:rsidP="00396B2D">
      <w:pPr>
        <w:shd w:val="clear" w:color="auto" w:fill="FFFFFF"/>
        <w:spacing w:before="0" w:line="285" w:lineRule="atLeast"/>
        <w:ind w:left="0"/>
        <w:rPr>
          <w:rFonts w:ascii="Consolas" w:hAnsi="Consolas"/>
          <w:sz w:val="21"/>
          <w:szCs w:val="21"/>
          <w:rPrChange w:id="981" w:author="Dick" w:date="2019-07-08T06:01:00Z">
            <w:rPr>
              <w:rFonts w:ascii="Consolas" w:hAnsi="Consolas"/>
              <w:color w:val="000000"/>
              <w:sz w:val="21"/>
              <w:szCs w:val="21"/>
            </w:rPr>
          </w:rPrChange>
        </w:rPr>
      </w:pPr>
      <w:r w:rsidRPr="00A038F5">
        <w:rPr>
          <w:rFonts w:ascii="Consolas" w:hAnsi="Consolas"/>
          <w:sz w:val="21"/>
          <w:szCs w:val="21"/>
          <w:rPrChange w:id="982" w:author="Dick" w:date="2019-07-08T06:01:00Z">
            <w:rPr>
              <w:rFonts w:ascii="Consolas" w:hAnsi="Consolas"/>
              <w:color w:val="000000"/>
              <w:sz w:val="21"/>
              <w:szCs w:val="21"/>
            </w:rPr>
          </w:rPrChange>
        </w:rPr>
        <w:t xml:space="preserve">        }       </w:t>
      </w:r>
    </w:p>
    <w:p w14:paraId="0AA56D43" w14:textId="77777777" w:rsidR="00396B2D" w:rsidRPr="00A038F5" w:rsidRDefault="00396B2D" w:rsidP="00396B2D">
      <w:pPr>
        <w:shd w:val="clear" w:color="auto" w:fill="FFFFFF"/>
        <w:spacing w:before="0" w:line="285" w:lineRule="atLeast"/>
        <w:ind w:left="0"/>
        <w:rPr>
          <w:rFonts w:ascii="Consolas" w:hAnsi="Consolas"/>
          <w:sz w:val="21"/>
          <w:szCs w:val="21"/>
          <w:rPrChange w:id="983" w:author="Dick" w:date="2019-07-08T06:01:00Z">
            <w:rPr>
              <w:rFonts w:ascii="Consolas" w:hAnsi="Consolas"/>
              <w:color w:val="000000"/>
              <w:sz w:val="21"/>
              <w:szCs w:val="21"/>
            </w:rPr>
          </w:rPrChange>
        </w:rPr>
      </w:pPr>
      <w:r w:rsidRPr="00A038F5">
        <w:rPr>
          <w:rFonts w:ascii="Consolas" w:hAnsi="Consolas"/>
          <w:sz w:val="21"/>
          <w:szCs w:val="21"/>
          <w:rPrChange w:id="984" w:author="Dick" w:date="2019-07-08T06:01:00Z">
            <w:rPr>
              <w:rFonts w:ascii="Consolas" w:hAnsi="Consolas"/>
              <w:color w:val="000000"/>
              <w:sz w:val="21"/>
              <w:szCs w:val="21"/>
            </w:rPr>
          </w:rPrChange>
        </w:rPr>
        <w:t xml:space="preserve">    ],</w:t>
      </w:r>
    </w:p>
    <w:p w14:paraId="075D5DCA" w14:textId="77777777" w:rsidR="00396B2D" w:rsidRPr="00A038F5" w:rsidRDefault="00396B2D" w:rsidP="00396B2D">
      <w:pPr>
        <w:shd w:val="clear" w:color="auto" w:fill="FFFFFF"/>
        <w:spacing w:before="0" w:line="285" w:lineRule="atLeast"/>
        <w:ind w:left="0"/>
        <w:rPr>
          <w:rFonts w:ascii="Consolas" w:hAnsi="Consolas"/>
          <w:sz w:val="21"/>
          <w:szCs w:val="21"/>
          <w:rPrChange w:id="985" w:author="Dick" w:date="2019-07-08T06:01:00Z">
            <w:rPr>
              <w:rFonts w:ascii="Consolas" w:hAnsi="Consolas"/>
              <w:color w:val="000000"/>
              <w:sz w:val="21"/>
              <w:szCs w:val="21"/>
            </w:rPr>
          </w:rPrChange>
        </w:rPr>
      </w:pPr>
    </w:p>
    <w:p w14:paraId="23E3B593" w14:textId="77777777" w:rsidR="00396B2D" w:rsidRPr="00A038F5" w:rsidRDefault="00396B2D" w:rsidP="00396B2D">
      <w:pPr>
        <w:shd w:val="clear" w:color="auto" w:fill="FFFFFF"/>
        <w:spacing w:before="0" w:line="285" w:lineRule="atLeast"/>
        <w:ind w:left="0"/>
        <w:rPr>
          <w:rFonts w:ascii="Consolas" w:hAnsi="Consolas"/>
          <w:sz w:val="21"/>
          <w:szCs w:val="21"/>
          <w:rPrChange w:id="986" w:author="Dick" w:date="2019-07-08T06:01:00Z">
            <w:rPr>
              <w:rFonts w:ascii="Consolas" w:hAnsi="Consolas"/>
              <w:color w:val="000000"/>
              <w:sz w:val="21"/>
              <w:szCs w:val="21"/>
            </w:rPr>
          </w:rPrChange>
        </w:rPr>
      </w:pPr>
      <w:r w:rsidRPr="00A038F5">
        <w:rPr>
          <w:rFonts w:ascii="Consolas" w:hAnsi="Consolas"/>
          <w:sz w:val="21"/>
          <w:szCs w:val="21"/>
          <w:rPrChange w:id="987" w:author="Dick" w:date="2019-07-08T06:01:00Z">
            <w:rPr>
              <w:rFonts w:ascii="Consolas" w:hAnsi="Consolas"/>
              <w:color w:val="000000"/>
              <w:sz w:val="21"/>
              <w:szCs w:val="21"/>
            </w:rPr>
          </w:rPrChange>
        </w:rPr>
        <w:t>    </w:t>
      </w:r>
      <w:r w:rsidRPr="00A038F5">
        <w:rPr>
          <w:rFonts w:ascii="Consolas" w:hAnsi="Consolas"/>
          <w:sz w:val="21"/>
          <w:szCs w:val="21"/>
          <w:rPrChange w:id="988" w:author="Dick" w:date="2019-07-08T06:01:00Z">
            <w:rPr>
              <w:rFonts w:ascii="Consolas" w:hAnsi="Consolas"/>
              <w:color w:val="0451A5"/>
              <w:sz w:val="21"/>
              <w:szCs w:val="21"/>
            </w:rPr>
          </w:rPrChange>
        </w:rPr>
        <w:t>"settings"</w:t>
      </w:r>
      <w:r w:rsidRPr="00A038F5">
        <w:rPr>
          <w:rFonts w:ascii="Consolas" w:hAnsi="Consolas"/>
          <w:sz w:val="21"/>
          <w:szCs w:val="21"/>
          <w:rPrChange w:id="989" w:author="Dick" w:date="2019-07-08T06:01:00Z">
            <w:rPr>
              <w:rFonts w:ascii="Consolas" w:hAnsi="Consolas"/>
              <w:color w:val="000000"/>
              <w:sz w:val="21"/>
              <w:szCs w:val="21"/>
            </w:rPr>
          </w:rPrChange>
        </w:rPr>
        <w:t>: {</w:t>
      </w:r>
    </w:p>
    <w:p w14:paraId="5E04B5FF" w14:textId="77777777" w:rsidR="00A038F5" w:rsidRPr="003F035B" w:rsidRDefault="00A038F5" w:rsidP="00A038F5">
      <w:pPr>
        <w:shd w:val="clear" w:color="auto" w:fill="FFFFFF"/>
        <w:spacing w:before="0" w:line="285" w:lineRule="atLeast"/>
        <w:ind w:left="0"/>
        <w:rPr>
          <w:ins w:id="990" w:author="Dick" w:date="2019-07-08T06:02:00Z"/>
          <w:rFonts w:ascii="Consolas" w:hAnsi="Consolas"/>
          <w:sz w:val="21"/>
          <w:szCs w:val="21"/>
        </w:rPr>
      </w:pPr>
      <w:ins w:id="991" w:author="Dick" w:date="2019-07-08T06:02:00Z">
        <w:r w:rsidRPr="003F035B">
          <w:rPr>
            <w:rFonts w:ascii="Consolas" w:hAnsi="Consolas"/>
            <w:sz w:val="21"/>
            <w:szCs w:val="21"/>
          </w:rPr>
          <w:t xml:space="preserve">        “mvon.RestPath”: “http://localhost:9005/”,</w:t>
        </w:r>
      </w:ins>
    </w:p>
    <w:p w14:paraId="71B97BCD" w14:textId="67EE311B" w:rsidR="00396B2D" w:rsidRPr="00A038F5" w:rsidRDefault="00396B2D" w:rsidP="00396B2D">
      <w:pPr>
        <w:shd w:val="clear" w:color="auto" w:fill="FFFFFF"/>
        <w:spacing w:before="0" w:line="285" w:lineRule="atLeast"/>
        <w:ind w:left="0"/>
        <w:rPr>
          <w:rFonts w:ascii="Consolas" w:hAnsi="Consolas"/>
          <w:sz w:val="21"/>
          <w:szCs w:val="21"/>
          <w:rPrChange w:id="992" w:author="Dick" w:date="2019-07-08T06:01:00Z">
            <w:rPr>
              <w:rFonts w:ascii="Consolas" w:hAnsi="Consolas"/>
              <w:color w:val="000000"/>
              <w:sz w:val="21"/>
              <w:szCs w:val="21"/>
            </w:rPr>
          </w:rPrChange>
        </w:rPr>
      </w:pPr>
      <w:r w:rsidRPr="00A038F5">
        <w:rPr>
          <w:rFonts w:ascii="Consolas" w:hAnsi="Consolas"/>
          <w:sz w:val="21"/>
          <w:szCs w:val="21"/>
          <w:rPrChange w:id="993" w:author="Dick" w:date="2019-07-08T06:01:00Z">
            <w:rPr>
              <w:rFonts w:ascii="Consolas" w:hAnsi="Consolas"/>
              <w:color w:val="000000"/>
              <w:sz w:val="21"/>
              <w:szCs w:val="21"/>
            </w:rPr>
          </w:rPrChange>
        </w:rPr>
        <w:t>        </w:t>
      </w:r>
      <w:r w:rsidRPr="00A038F5">
        <w:rPr>
          <w:rFonts w:ascii="Consolas" w:hAnsi="Consolas"/>
          <w:sz w:val="21"/>
          <w:szCs w:val="21"/>
          <w:rPrChange w:id="994" w:author="Dick" w:date="2019-07-08T06:01:00Z">
            <w:rPr>
              <w:rFonts w:ascii="Consolas" w:hAnsi="Consolas"/>
              <w:color w:val="0451A5"/>
              <w:sz w:val="21"/>
              <w:szCs w:val="21"/>
            </w:rPr>
          </w:rPrChange>
        </w:rPr>
        <w:t>"mvon.</w:t>
      </w:r>
      <w:del w:id="995" w:author="Dick" w:date="2019-07-08T06:03:00Z">
        <w:r w:rsidRPr="00A038F5" w:rsidDel="00A038F5">
          <w:rPr>
            <w:rFonts w:ascii="Consolas" w:hAnsi="Consolas"/>
            <w:sz w:val="21"/>
            <w:szCs w:val="21"/>
            <w:rPrChange w:id="996" w:author="Dick" w:date="2019-07-08T06:01:00Z">
              <w:rPr>
                <w:rFonts w:ascii="Consolas" w:hAnsi="Consolas"/>
                <w:color w:val="0451A5"/>
                <w:sz w:val="21"/>
                <w:szCs w:val="21"/>
              </w:rPr>
            </w:rPrChange>
          </w:rPr>
          <w:delText>useGateway</w:delText>
        </w:r>
      </w:del>
      <w:ins w:id="997" w:author="Dick" w:date="2019-07-08T06:03:00Z">
        <w:r w:rsidR="00A038F5">
          <w:rPr>
            <w:rFonts w:ascii="Consolas" w:hAnsi="Consolas"/>
            <w:sz w:val="21"/>
            <w:szCs w:val="21"/>
          </w:rPr>
          <w:t>U</w:t>
        </w:r>
        <w:r w:rsidR="00A038F5" w:rsidRPr="00A038F5">
          <w:rPr>
            <w:rFonts w:ascii="Consolas" w:hAnsi="Consolas"/>
            <w:sz w:val="21"/>
            <w:szCs w:val="21"/>
            <w:rPrChange w:id="998" w:author="Dick" w:date="2019-07-08T06:01:00Z">
              <w:rPr>
                <w:rFonts w:ascii="Consolas" w:hAnsi="Consolas"/>
                <w:color w:val="0451A5"/>
                <w:sz w:val="21"/>
                <w:szCs w:val="21"/>
              </w:rPr>
            </w:rPrChange>
          </w:rPr>
          <w:t>seGateway</w:t>
        </w:r>
      </w:ins>
      <w:r w:rsidRPr="00A038F5">
        <w:rPr>
          <w:rFonts w:ascii="Consolas" w:hAnsi="Consolas"/>
          <w:sz w:val="21"/>
          <w:szCs w:val="21"/>
          <w:rPrChange w:id="999" w:author="Dick" w:date="2019-07-08T06:01:00Z">
            <w:rPr>
              <w:rFonts w:ascii="Consolas" w:hAnsi="Consolas"/>
              <w:color w:val="0451A5"/>
              <w:sz w:val="21"/>
              <w:szCs w:val="21"/>
            </w:rPr>
          </w:rPrChange>
        </w:rPr>
        <w:t>"</w:t>
      </w:r>
      <w:r w:rsidRPr="00A038F5">
        <w:rPr>
          <w:rFonts w:ascii="Consolas" w:hAnsi="Consolas"/>
          <w:sz w:val="21"/>
          <w:szCs w:val="21"/>
          <w:rPrChange w:id="1000" w:author="Dick" w:date="2019-07-08T06:01:00Z">
            <w:rPr>
              <w:rFonts w:ascii="Consolas" w:hAnsi="Consolas"/>
              <w:color w:val="000000"/>
              <w:sz w:val="21"/>
              <w:szCs w:val="21"/>
            </w:rPr>
          </w:rPrChange>
        </w:rPr>
        <w:t xml:space="preserve">: </w:t>
      </w:r>
      <w:r w:rsidRPr="00A038F5">
        <w:rPr>
          <w:rFonts w:ascii="Consolas" w:hAnsi="Consolas"/>
          <w:sz w:val="21"/>
          <w:szCs w:val="21"/>
          <w:rPrChange w:id="1001" w:author="Dick" w:date="2019-07-08T06:01:00Z">
            <w:rPr>
              <w:rFonts w:ascii="Consolas" w:hAnsi="Consolas"/>
              <w:color w:val="0000FF"/>
              <w:sz w:val="21"/>
              <w:szCs w:val="21"/>
            </w:rPr>
          </w:rPrChange>
        </w:rPr>
        <w:t>true</w:t>
      </w:r>
      <w:r w:rsidRPr="00A038F5">
        <w:rPr>
          <w:rFonts w:ascii="Consolas" w:hAnsi="Consolas"/>
          <w:sz w:val="21"/>
          <w:szCs w:val="21"/>
          <w:rPrChange w:id="1002" w:author="Dick" w:date="2019-07-08T06:01:00Z">
            <w:rPr>
              <w:rFonts w:ascii="Consolas" w:hAnsi="Consolas"/>
              <w:color w:val="000000"/>
              <w:sz w:val="21"/>
              <w:szCs w:val="21"/>
            </w:rPr>
          </w:rPrChange>
        </w:rPr>
        <w:t>,</w:t>
      </w:r>
      <w:r w:rsidRPr="00A038F5">
        <w:rPr>
          <w:rFonts w:ascii="Consolas" w:hAnsi="Consolas"/>
          <w:sz w:val="21"/>
          <w:szCs w:val="21"/>
          <w:rPrChange w:id="1003" w:author="Dick" w:date="2019-07-08T06:01:00Z">
            <w:rPr>
              <w:rFonts w:ascii="Consolas" w:hAnsi="Consolas"/>
              <w:color w:val="000000"/>
              <w:sz w:val="21"/>
              <w:szCs w:val="21"/>
            </w:rPr>
          </w:rPrChange>
        </w:rPr>
        <w:tab/>
      </w:r>
      <w:r w:rsidRPr="00A038F5">
        <w:rPr>
          <w:rFonts w:ascii="Consolas" w:hAnsi="Consolas"/>
          <w:sz w:val="21"/>
          <w:szCs w:val="21"/>
          <w:rPrChange w:id="1004" w:author="Dick" w:date="2019-07-08T06:01:00Z">
            <w:rPr>
              <w:rFonts w:ascii="Consolas" w:hAnsi="Consolas"/>
              <w:color w:val="000000"/>
              <w:sz w:val="21"/>
              <w:szCs w:val="21"/>
            </w:rPr>
          </w:rPrChange>
        </w:rPr>
        <w:tab/>
      </w:r>
      <w:r w:rsidRPr="00A038F5">
        <w:rPr>
          <w:rFonts w:ascii="Consolas" w:hAnsi="Consolas"/>
          <w:sz w:val="21"/>
          <w:szCs w:val="21"/>
          <w:rPrChange w:id="1005" w:author="Dick" w:date="2019-07-08T06:01:00Z">
            <w:rPr>
              <w:rFonts w:ascii="Consolas" w:hAnsi="Consolas"/>
              <w:color w:val="000000"/>
              <w:sz w:val="21"/>
              <w:szCs w:val="21"/>
            </w:rPr>
          </w:rPrChange>
        </w:rPr>
        <w:tab/>
      </w:r>
    </w:p>
    <w:p w14:paraId="73CF5889" w14:textId="7EC8F48E" w:rsidR="00396B2D" w:rsidRPr="00A038F5" w:rsidRDefault="00396B2D" w:rsidP="00396B2D">
      <w:pPr>
        <w:shd w:val="clear" w:color="auto" w:fill="FFFFFF"/>
        <w:spacing w:before="0" w:line="285" w:lineRule="atLeast"/>
        <w:ind w:left="0"/>
        <w:rPr>
          <w:rFonts w:ascii="Consolas" w:hAnsi="Consolas"/>
          <w:sz w:val="21"/>
          <w:szCs w:val="21"/>
          <w:rPrChange w:id="1006" w:author="Dick" w:date="2019-07-08T06:01:00Z">
            <w:rPr>
              <w:rFonts w:ascii="Consolas" w:hAnsi="Consolas"/>
              <w:color w:val="000000"/>
              <w:sz w:val="21"/>
              <w:szCs w:val="21"/>
            </w:rPr>
          </w:rPrChange>
        </w:rPr>
      </w:pPr>
      <w:r w:rsidRPr="00A038F5">
        <w:rPr>
          <w:rFonts w:ascii="Consolas" w:hAnsi="Consolas"/>
          <w:sz w:val="21"/>
          <w:szCs w:val="21"/>
          <w:rPrChange w:id="1007" w:author="Dick" w:date="2019-07-08T06:01:00Z">
            <w:rPr>
              <w:rFonts w:ascii="Consolas" w:hAnsi="Consolas"/>
              <w:color w:val="000000"/>
              <w:sz w:val="21"/>
              <w:szCs w:val="21"/>
            </w:rPr>
          </w:rPrChange>
        </w:rPr>
        <w:t>        </w:t>
      </w:r>
      <w:r w:rsidRPr="00A038F5">
        <w:rPr>
          <w:rFonts w:ascii="Consolas" w:hAnsi="Consolas"/>
          <w:sz w:val="21"/>
          <w:szCs w:val="21"/>
          <w:rPrChange w:id="1008" w:author="Dick" w:date="2019-07-08T06:01:00Z">
            <w:rPr>
              <w:rFonts w:ascii="Consolas" w:hAnsi="Consolas"/>
              <w:color w:val="0451A5"/>
              <w:sz w:val="21"/>
              <w:szCs w:val="21"/>
            </w:rPr>
          </w:rPrChange>
        </w:rPr>
        <w:t>"mvon.</w:t>
      </w:r>
      <w:del w:id="1009" w:author="Dick" w:date="2019-07-08T06:03:00Z">
        <w:r w:rsidRPr="00A038F5" w:rsidDel="00A038F5">
          <w:rPr>
            <w:rFonts w:ascii="Consolas" w:hAnsi="Consolas"/>
            <w:sz w:val="21"/>
            <w:szCs w:val="21"/>
            <w:rPrChange w:id="1010" w:author="Dick" w:date="2019-07-08T06:01:00Z">
              <w:rPr>
                <w:rFonts w:ascii="Consolas" w:hAnsi="Consolas"/>
                <w:color w:val="0451A5"/>
                <w:sz w:val="21"/>
                <w:szCs w:val="21"/>
              </w:rPr>
            </w:rPrChange>
          </w:rPr>
          <w:delText>remoteHost</w:delText>
        </w:r>
      </w:del>
      <w:ins w:id="1011" w:author="Dick" w:date="2019-07-08T06:03:00Z">
        <w:r w:rsidR="00A038F5">
          <w:rPr>
            <w:rFonts w:ascii="Consolas" w:hAnsi="Consolas"/>
            <w:sz w:val="21"/>
            <w:szCs w:val="21"/>
          </w:rPr>
          <w:t>R</w:t>
        </w:r>
        <w:r w:rsidR="00A038F5" w:rsidRPr="00A038F5">
          <w:rPr>
            <w:rFonts w:ascii="Consolas" w:hAnsi="Consolas"/>
            <w:sz w:val="21"/>
            <w:szCs w:val="21"/>
            <w:rPrChange w:id="1012" w:author="Dick" w:date="2019-07-08T06:01:00Z">
              <w:rPr>
                <w:rFonts w:ascii="Consolas" w:hAnsi="Consolas"/>
                <w:color w:val="0451A5"/>
                <w:sz w:val="21"/>
                <w:szCs w:val="21"/>
              </w:rPr>
            </w:rPrChange>
          </w:rPr>
          <w:t>emoteHost</w:t>
        </w:r>
      </w:ins>
      <w:r w:rsidRPr="00A038F5">
        <w:rPr>
          <w:rFonts w:ascii="Consolas" w:hAnsi="Consolas"/>
          <w:sz w:val="21"/>
          <w:szCs w:val="21"/>
          <w:rPrChange w:id="1013" w:author="Dick" w:date="2019-07-08T06:01:00Z">
            <w:rPr>
              <w:rFonts w:ascii="Consolas" w:hAnsi="Consolas"/>
              <w:color w:val="0451A5"/>
              <w:sz w:val="21"/>
              <w:szCs w:val="21"/>
            </w:rPr>
          </w:rPrChange>
        </w:rPr>
        <w:t>"</w:t>
      </w:r>
      <w:r w:rsidRPr="00A038F5">
        <w:rPr>
          <w:rFonts w:ascii="Consolas" w:hAnsi="Consolas"/>
          <w:sz w:val="21"/>
          <w:szCs w:val="21"/>
          <w:rPrChange w:id="1014" w:author="Dick" w:date="2019-07-08T06:01:00Z">
            <w:rPr>
              <w:rFonts w:ascii="Consolas" w:hAnsi="Consolas"/>
              <w:color w:val="000000"/>
              <w:sz w:val="21"/>
              <w:szCs w:val="21"/>
            </w:rPr>
          </w:rPrChange>
        </w:rPr>
        <w:t xml:space="preserve">: </w:t>
      </w:r>
      <w:r w:rsidRPr="00A038F5">
        <w:rPr>
          <w:rFonts w:ascii="Consolas" w:hAnsi="Consolas"/>
          <w:sz w:val="21"/>
          <w:szCs w:val="21"/>
          <w:rPrChange w:id="1015" w:author="Dick" w:date="2019-07-08T06:01:00Z">
            <w:rPr>
              <w:rFonts w:ascii="Consolas" w:hAnsi="Consolas"/>
              <w:color w:val="A31515"/>
              <w:sz w:val="21"/>
              <w:szCs w:val="21"/>
            </w:rPr>
          </w:rPrChange>
        </w:rPr>
        <w:t>"192.168.1</w:t>
      </w:r>
      <w:del w:id="1016" w:author="Dick" w:date="2019-07-08T06:02:00Z">
        <w:r w:rsidRPr="00A038F5" w:rsidDel="00A038F5">
          <w:rPr>
            <w:rFonts w:ascii="Consolas" w:hAnsi="Consolas"/>
            <w:sz w:val="21"/>
            <w:szCs w:val="21"/>
            <w:rPrChange w:id="1017" w:author="Dick" w:date="2019-07-08T06:01:00Z">
              <w:rPr>
                <w:rFonts w:ascii="Consolas" w:hAnsi="Consolas"/>
                <w:color w:val="A31515"/>
                <w:sz w:val="21"/>
                <w:szCs w:val="21"/>
              </w:rPr>
            </w:rPrChange>
          </w:rPr>
          <w:delText>37</w:delText>
        </w:r>
      </w:del>
      <w:r w:rsidRPr="00A038F5">
        <w:rPr>
          <w:rFonts w:ascii="Consolas" w:hAnsi="Consolas"/>
          <w:sz w:val="21"/>
          <w:szCs w:val="21"/>
          <w:rPrChange w:id="1018" w:author="Dick" w:date="2019-07-08T06:01:00Z">
            <w:rPr>
              <w:rFonts w:ascii="Consolas" w:hAnsi="Consolas"/>
              <w:color w:val="A31515"/>
              <w:sz w:val="21"/>
              <w:szCs w:val="21"/>
            </w:rPr>
          </w:rPrChange>
        </w:rPr>
        <w:t>.10</w:t>
      </w:r>
      <w:del w:id="1019" w:author="Dick" w:date="2019-07-08T06:02:00Z">
        <w:r w:rsidRPr="00A038F5" w:rsidDel="00A038F5">
          <w:rPr>
            <w:rFonts w:ascii="Consolas" w:hAnsi="Consolas"/>
            <w:sz w:val="21"/>
            <w:szCs w:val="21"/>
            <w:rPrChange w:id="1020" w:author="Dick" w:date="2019-07-08T06:01:00Z">
              <w:rPr>
                <w:rFonts w:ascii="Consolas" w:hAnsi="Consolas"/>
                <w:color w:val="A31515"/>
                <w:sz w:val="21"/>
                <w:szCs w:val="21"/>
              </w:rPr>
            </w:rPrChange>
          </w:rPr>
          <w:delText>2</w:delText>
        </w:r>
      </w:del>
      <w:r w:rsidRPr="00A038F5">
        <w:rPr>
          <w:rFonts w:ascii="Consolas" w:hAnsi="Consolas"/>
          <w:sz w:val="21"/>
          <w:szCs w:val="21"/>
          <w:rPrChange w:id="1021" w:author="Dick" w:date="2019-07-08T06:01:00Z">
            <w:rPr>
              <w:rFonts w:ascii="Consolas" w:hAnsi="Consolas"/>
              <w:color w:val="A31515"/>
              <w:sz w:val="21"/>
              <w:szCs w:val="21"/>
            </w:rPr>
          </w:rPrChange>
        </w:rPr>
        <w:t>"</w:t>
      </w:r>
      <w:r w:rsidRPr="00A038F5">
        <w:rPr>
          <w:rFonts w:ascii="Consolas" w:hAnsi="Consolas"/>
          <w:sz w:val="21"/>
          <w:szCs w:val="21"/>
          <w:rPrChange w:id="1022" w:author="Dick" w:date="2019-07-08T06:01:00Z">
            <w:rPr>
              <w:rFonts w:ascii="Consolas" w:hAnsi="Consolas"/>
              <w:color w:val="000000"/>
              <w:sz w:val="21"/>
              <w:szCs w:val="21"/>
            </w:rPr>
          </w:rPrChange>
        </w:rPr>
        <w:t>,</w:t>
      </w:r>
      <w:r w:rsidRPr="00A038F5">
        <w:rPr>
          <w:rFonts w:ascii="Consolas" w:hAnsi="Consolas"/>
          <w:sz w:val="21"/>
          <w:szCs w:val="21"/>
          <w:rPrChange w:id="1023" w:author="Dick" w:date="2019-07-08T06:01:00Z">
            <w:rPr>
              <w:rFonts w:ascii="Consolas" w:hAnsi="Consolas"/>
              <w:color w:val="000000"/>
              <w:sz w:val="21"/>
              <w:szCs w:val="21"/>
            </w:rPr>
          </w:rPrChange>
        </w:rPr>
        <w:tab/>
      </w:r>
    </w:p>
    <w:p w14:paraId="748483B7" w14:textId="42CD3B03" w:rsidR="00396B2D" w:rsidRPr="00A038F5" w:rsidRDefault="00396B2D" w:rsidP="00396B2D">
      <w:pPr>
        <w:shd w:val="clear" w:color="auto" w:fill="FFFFFF"/>
        <w:spacing w:before="0" w:line="285" w:lineRule="atLeast"/>
        <w:ind w:left="0"/>
        <w:rPr>
          <w:rFonts w:ascii="Consolas" w:hAnsi="Consolas"/>
          <w:sz w:val="21"/>
          <w:szCs w:val="21"/>
          <w:rPrChange w:id="1024" w:author="Dick" w:date="2019-07-08T06:01:00Z">
            <w:rPr>
              <w:rFonts w:ascii="Consolas" w:hAnsi="Consolas"/>
              <w:color w:val="000000"/>
              <w:sz w:val="21"/>
              <w:szCs w:val="21"/>
            </w:rPr>
          </w:rPrChange>
        </w:rPr>
      </w:pPr>
      <w:r w:rsidRPr="00A038F5">
        <w:rPr>
          <w:rFonts w:ascii="Consolas" w:hAnsi="Consolas"/>
          <w:sz w:val="21"/>
          <w:szCs w:val="21"/>
          <w:rPrChange w:id="1025" w:author="Dick" w:date="2019-07-08T06:01:00Z">
            <w:rPr>
              <w:rFonts w:ascii="Consolas" w:hAnsi="Consolas"/>
              <w:color w:val="000000"/>
              <w:sz w:val="21"/>
              <w:szCs w:val="21"/>
            </w:rPr>
          </w:rPrChange>
        </w:rPr>
        <w:t>        </w:t>
      </w:r>
      <w:r w:rsidRPr="00A038F5">
        <w:rPr>
          <w:rFonts w:ascii="Consolas" w:hAnsi="Consolas"/>
          <w:sz w:val="21"/>
          <w:szCs w:val="21"/>
          <w:rPrChange w:id="1026" w:author="Dick" w:date="2019-07-08T06:01:00Z">
            <w:rPr>
              <w:rFonts w:ascii="Consolas" w:hAnsi="Consolas"/>
              <w:color w:val="0451A5"/>
              <w:sz w:val="21"/>
              <w:szCs w:val="21"/>
            </w:rPr>
          </w:rPrChange>
        </w:rPr>
        <w:t>"mvon.</w:t>
      </w:r>
      <w:del w:id="1027" w:author="Dick" w:date="2019-07-08T06:03:00Z">
        <w:r w:rsidRPr="00A038F5" w:rsidDel="00A038F5">
          <w:rPr>
            <w:rFonts w:ascii="Consolas" w:hAnsi="Consolas"/>
            <w:sz w:val="21"/>
            <w:szCs w:val="21"/>
            <w:rPrChange w:id="1028" w:author="Dick" w:date="2019-07-08T06:01:00Z">
              <w:rPr>
                <w:rFonts w:ascii="Consolas" w:hAnsi="Consolas"/>
                <w:color w:val="0451A5"/>
                <w:sz w:val="21"/>
                <w:szCs w:val="21"/>
              </w:rPr>
            </w:rPrChange>
          </w:rPr>
          <w:delText>gatewayType</w:delText>
        </w:r>
      </w:del>
      <w:ins w:id="1029" w:author="Dick" w:date="2019-07-08T06:03:00Z">
        <w:r w:rsidR="00A038F5">
          <w:rPr>
            <w:rFonts w:ascii="Consolas" w:hAnsi="Consolas"/>
            <w:sz w:val="21"/>
            <w:szCs w:val="21"/>
          </w:rPr>
          <w:t>G</w:t>
        </w:r>
        <w:r w:rsidR="00A038F5" w:rsidRPr="00A038F5">
          <w:rPr>
            <w:rFonts w:ascii="Consolas" w:hAnsi="Consolas"/>
            <w:sz w:val="21"/>
            <w:szCs w:val="21"/>
            <w:rPrChange w:id="1030" w:author="Dick" w:date="2019-07-08T06:01:00Z">
              <w:rPr>
                <w:rFonts w:ascii="Consolas" w:hAnsi="Consolas"/>
                <w:color w:val="0451A5"/>
                <w:sz w:val="21"/>
                <w:szCs w:val="21"/>
              </w:rPr>
            </w:rPrChange>
          </w:rPr>
          <w:t>atewayType</w:t>
        </w:r>
      </w:ins>
      <w:r w:rsidRPr="00A038F5">
        <w:rPr>
          <w:rFonts w:ascii="Consolas" w:hAnsi="Consolas"/>
          <w:sz w:val="21"/>
          <w:szCs w:val="21"/>
          <w:rPrChange w:id="1031" w:author="Dick" w:date="2019-07-08T06:01:00Z">
            <w:rPr>
              <w:rFonts w:ascii="Consolas" w:hAnsi="Consolas"/>
              <w:color w:val="0451A5"/>
              <w:sz w:val="21"/>
              <w:szCs w:val="21"/>
            </w:rPr>
          </w:rPrChange>
        </w:rPr>
        <w:t>"</w:t>
      </w:r>
      <w:r w:rsidRPr="00A038F5">
        <w:rPr>
          <w:rFonts w:ascii="Consolas" w:hAnsi="Consolas"/>
          <w:sz w:val="21"/>
          <w:szCs w:val="21"/>
          <w:rPrChange w:id="1032" w:author="Dick" w:date="2019-07-08T06:01:00Z">
            <w:rPr>
              <w:rFonts w:ascii="Consolas" w:hAnsi="Consolas"/>
              <w:color w:val="000000"/>
              <w:sz w:val="21"/>
              <w:szCs w:val="21"/>
            </w:rPr>
          </w:rPrChange>
        </w:rPr>
        <w:t xml:space="preserve">: </w:t>
      </w:r>
      <w:r w:rsidRPr="00A038F5">
        <w:rPr>
          <w:rFonts w:ascii="Consolas" w:hAnsi="Consolas"/>
          <w:sz w:val="21"/>
          <w:szCs w:val="21"/>
          <w:rPrChange w:id="1033" w:author="Dick" w:date="2019-07-08T06:01:00Z">
            <w:rPr>
              <w:rFonts w:ascii="Consolas" w:hAnsi="Consolas"/>
              <w:color w:val="A31515"/>
              <w:sz w:val="21"/>
              <w:szCs w:val="21"/>
            </w:rPr>
          </w:rPrChange>
        </w:rPr>
        <w:t>"</w:t>
      </w:r>
      <w:r w:rsidR="00CA6D30" w:rsidRPr="00A038F5">
        <w:rPr>
          <w:rFonts w:ascii="Consolas" w:hAnsi="Consolas"/>
          <w:sz w:val="21"/>
          <w:szCs w:val="21"/>
          <w:rPrChange w:id="1034" w:author="Dick" w:date="2019-07-08T06:01:00Z">
            <w:rPr>
              <w:rFonts w:ascii="Consolas" w:hAnsi="Consolas"/>
              <w:color w:val="A31515"/>
              <w:sz w:val="21"/>
              <w:szCs w:val="21"/>
            </w:rPr>
          </w:rPrChange>
        </w:rPr>
        <w:t>jBASE</w:t>
      </w:r>
      <w:r w:rsidRPr="00A038F5">
        <w:rPr>
          <w:rFonts w:ascii="Consolas" w:hAnsi="Consolas"/>
          <w:sz w:val="21"/>
          <w:szCs w:val="21"/>
          <w:rPrChange w:id="1035" w:author="Dick" w:date="2019-07-08T06:01:00Z">
            <w:rPr>
              <w:rFonts w:ascii="Consolas" w:hAnsi="Consolas"/>
              <w:color w:val="A31515"/>
              <w:sz w:val="21"/>
              <w:szCs w:val="21"/>
            </w:rPr>
          </w:rPrChange>
        </w:rPr>
        <w:t>"</w:t>
      </w:r>
      <w:r w:rsidRPr="00A038F5">
        <w:rPr>
          <w:rFonts w:ascii="Consolas" w:hAnsi="Consolas"/>
          <w:sz w:val="21"/>
          <w:szCs w:val="21"/>
          <w:rPrChange w:id="1036" w:author="Dick" w:date="2019-07-08T06:01:00Z">
            <w:rPr>
              <w:rFonts w:ascii="Consolas" w:hAnsi="Consolas"/>
              <w:color w:val="000000"/>
              <w:sz w:val="21"/>
              <w:szCs w:val="21"/>
            </w:rPr>
          </w:rPrChange>
        </w:rPr>
        <w:t>,</w:t>
      </w:r>
    </w:p>
    <w:p w14:paraId="1ABDFEBD" w14:textId="7A3DC25E" w:rsidR="00396B2D" w:rsidRPr="00A038F5" w:rsidDel="00A038F5" w:rsidRDefault="00396B2D" w:rsidP="00396B2D">
      <w:pPr>
        <w:shd w:val="clear" w:color="auto" w:fill="FFFFFF"/>
        <w:spacing w:before="0" w:line="285" w:lineRule="atLeast"/>
        <w:ind w:left="0"/>
        <w:rPr>
          <w:del w:id="1037" w:author="Dick" w:date="2019-07-08T06:02:00Z"/>
          <w:rFonts w:ascii="Consolas" w:hAnsi="Consolas"/>
          <w:sz w:val="21"/>
          <w:szCs w:val="21"/>
          <w:rPrChange w:id="1038" w:author="Dick" w:date="2019-07-08T06:01:00Z">
            <w:rPr>
              <w:del w:id="1039" w:author="Dick" w:date="2019-07-08T06:02:00Z"/>
              <w:rFonts w:ascii="Consolas" w:hAnsi="Consolas"/>
              <w:color w:val="000000"/>
              <w:sz w:val="21"/>
              <w:szCs w:val="21"/>
            </w:rPr>
          </w:rPrChange>
        </w:rPr>
      </w:pPr>
      <w:del w:id="1040" w:author="Dick" w:date="2019-07-08T06:02:00Z">
        <w:r w:rsidRPr="00A038F5" w:rsidDel="00A038F5">
          <w:rPr>
            <w:rFonts w:ascii="Consolas" w:hAnsi="Consolas"/>
            <w:sz w:val="21"/>
            <w:szCs w:val="21"/>
            <w:rPrChange w:id="1041" w:author="Dick" w:date="2019-07-08T06:01:00Z">
              <w:rPr>
                <w:rFonts w:ascii="Consolas" w:hAnsi="Consolas"/>
                <w:color w:val="000000"/>
                <w:sz w:val="21"/>
                <w:szCs w:val="21"/>
              </w:rPr>
            </w:rPrChange>
          </w:rPr>
          <w:delText>        </w:delText>
        </w:r>
        <w:r w:rsidRPr="00A038F5" w:rsidDel="00A038F5">
          <w:rPr>
            <w:rFonts w:ascii="Consolas" w:hAnsi="Consolas"/>
            <w:sz w:val="21"/>
            <w:szCs w:val="21"/>
            <w:rPrChange w:id="1042" w:author="Dick" w:date="2019-07-08T06:01:00Z">
              <w:rPr>
                <w:rFonts w:ascii="Consolas" w:hAnsi="Consolas"/>
                <w:color w:val="0451A5"/>
                <w:sz w:val="21"/>
                <w:szCs w:val="21"/>
              </w:rPr>
            </w:rPrChange>
          </w:rPr>
          <w:delText>"mvon.gatewayPort"</w:delText>
        </w:r>
        <w:r w:rsidRPr="00A038F5" w:rsidDel="00A038F5">
          <w:rPr>
            <w:rFonts w:ascii="Consolas" w:hAnsi="Consolas"/>
            <w:sz w:val="21"/>
            <w:szCs w:val="21"/>
            <w:rPrChange w:id="1043" w:author="Dick" w:date="2019-07-08T06:01:00Z">
              <w:rPr>
                <w:rFonts w:ascii="Consolas" w:hAnsi="Consolas"/>
                <w:color w:val="000000"/>
                <w:sz w:val="21"/>
                <w:szCs w:val="21"/>
              </w:rPr>
            </w:rPrChange>
          </w:rPr>
          <w:delText xml:space="preserve">: </w:delText>
        </w:r>
        <w:r w:rsidRPr="00A038F5" w:rsidDel="00A038F5">
          <w:rPr>
            <w:rFonts w:ascii="Consolas" w:hAnsi="Consolas"/>
            <w:sz w:val="21"/>
            <w:szCs w:val="21"/>
            <w:rPrChange w:id="1044" w:author="Dick" w:date="2019-07-08T06:01:00Z">
              <w:rPr>
                <w:rFonts w:ascii="Consolas" w:hAnsi="Consolas"/>
                <w:color w:val="09885A"/>
                <w:sz w:val="21"/>
                <w:szCs w:val="21"/>
              </w:rPr>
            </w:rPrChange>
          </w:rPr>
          <w:delText>9004</w:delText>
        </w:r>
        <w:r w:rsidRPr="00A038F5" w:rsidDel="00A038F5">
          <w:rPr>
            <w:rFonts w:ascii="Consolas" w:hAnsi="Consolas"/>
            <w:sz w:val="21"/>
            <w:szCs w:val="21"/>
            <w:rPrChange w:id="1045" w:author="Dick" w:date="2019-07-08T06:01:00Z">
              <w:rPr>
                <w:rFonts w:ascii="Consolas" w:hAnsi="Consolas"/>
                <w:color w:val="000000"/>
                <w:sz w:val="21"/>
                <w:szCs w:val="21"/>
              </w:rPr>
            </w:rPrChange>
          </w:rPr>
          <w:delText>,</w:delText>
        </w:r>
      </w:del>
    </w:p>
    <w:p w14:paraId="05E26ADC" w14:textId="65D7B81F" w:rsidR="00396B2D" w:rsidRPr="00A038F5" w:rsidDel="00A038F5" w:rsidRDefault="00396B2D" w:rsidP="00396B2D">
      <w:pPr>
        <w:shd w:val="clear" w:color="auto" w:fill="FFFFFF"/>
        <w:spacing w:before="0" w:line="285" w:lineRule="atLeast"/>
        <w:ind w:left="0"/>
        <w:rPr>
          <w:del w:id="1046" w:author="Dick" w:date="2019-07-08T06:02:00Z"/>
          <w:rFonts w:ascii="Consolas" w:hAnsi="Consolas"/>
          <w:sz w:val="21"/>
          <w:szCs w:val="21"/>
          <w:rPrChange w:id="1047" w:author="Dick" w:date="2019-07-08T06:01:00Z">
            <w:rPr>
              <w:del w:id="1048" w:author="Dick" w:date="2019-07-08T06:02:00Z"/>
              <w:rFonts w:ascii="Consolas" w:hAnsi="Consolas"/>
              <w:color w:val="000000"/>
              <w:sz w:val="21"/>
              <w:szCs w:val="21"/>
            </w:rPr>
          </w:rPrChange>
        </w:rPr>
      </w:pPr>
      <w:del w:id="1049" w:author="Dick" w:date="2019-07-08T06:02:00Z">
        <w:r w:rsidRPr="00A038F5" w:rsidDel="00A038F5">
          <w:rPr>
            <w:rFonts w:ascii="Consolas" w:hAnsi="Consolas"/>
            <w:sz w:val="21"/>
            <w:szCs w:val="21"/>
            <w:rPrChange w:id="1050" w:author="Dick" w:date="2019-07-08T06:01:00Z">
              <w:rPr>
                <w:rFonts w:ascii="Consolas" w:hAnsi="Consolas"/>
                <w:color w:val="000000"/>
                <w:sz w:val="21"/>
                <w:szCs w:val="21"/>
              </w:rPr>
            </w:rPrChange>
          </w:rPr>
          <w:delText>        </w:delText>
        </w:r>
        <w:r w:rsidRPr="00A038F5" w:rsidDel="00A038F5">
          <w:rPr>
            <w:rFonts w:ascii="Consolas" w:hAnsi="Consolas"/>
            <w:sz w:val="21"/>
            <w:szCs w:val="21"/>
            <w:rPrChange w:id="1051" w:author="Dick" w:date="2019-07-08T06:01:00Z">
              <w:rPr>
                <w:rFonts w:ascii="Consolas" w:hAnsi="Consolas"/>
                <w:color w:val="0451A5"/>
                <w:sz w:val="21"/>
                <w:szCs w:val="21"/>
              </w:rPr>
            </w:rPrChange>
          </w:rPr>
          <w:delText>"mvon.gatewayHost"</w:delText>
        </w:r>
        <w:r w:rsidRPr="00A038F5" w:rsidDel="00A038F5">
          <w:rPr>
            <w:rFonts w:ascii="Consolas" w:hAnsi="Consolas"/>
            <w:sz w:val="21"/>
            <w:szCs w:val="21"/>
            <w:rPrChange w:id="1052" w:author="Dick" w:date="2019-07-08T06:01:00Z">
              <w:rPr>
                <w:rFonts w:ascii="Consolas" w:hAnsi="Consolas"/>
                <w:color w:val="000000"/>
                <w:sz w:val="21"/>
                <w:szCs w:val="21"/>
              </w:rPr>
            </w:rPrChange>
          </w:rPr>
          <w:delText xml:space="preserve">: </w:delText>
        </w:r>
        <w:r w:rsidRPr="00A038F5" w:rsidDel="00A038F5">
          <w:rPr>
            <w:rFonts w:ascii="Consolas" w:hAnsi="Consolas"/>
            <w:sz w:val="21"/>
            <w:szCs w:val="21"/>
            <w:rPrChange w:id="1053" w:author="Dick" w:date="2019-07-08T06:01:00Z">
              <w:rPr>
                <w:rFonts w:ascii="Consolas" w:hAnsi="Consolas"/>
                <w:color w:val="A31515"/>
                <w:sz w:val="21"/>
                <w:szCs w:val="21"/>
              </w:rPr>
            </w:rPrChange>
          </w:rPr>
          <w:delText>"154.73.73.6"</w:delText>
        </w:r>
        <w:r w:rsidRPr="00A038F5" w:rsidDel="00A038F5">
          <w:rPr>
            <w:rFonts w:ascii="Consolas" w:hAnsi="Consolas"/>
            <w:sz w:val="21"/>
            <w:szCs w:val="21"/>
            <w:rPrChange w:id="1054" w:author="Dick" w:date="2019-07-08T06:01:00Z">
              <w:rPr>
                <w:rFonts w:ascii="Consolas" w:hAnsi="Consolas"/>
                <w:color w:val="000000"/>
                <w:sz w:val="21"/>
                <w:szCs w:val="21"/>
              </w:rPr>
            </w:rPrChange>
          </w:rPr>
          <w:delText>,</w:delText>
        </w:r>
      </w:del>
    </w:p>
    <w:p w14:paraId="5A2A375D" w14:textId="6015BE8D" w:rsidR="00396B2D" w:rsidRPr="00A038F5" w:rsidRDefault="00396B2D" w:rsidP="00396B2D">
      <w:pPr>
        <w:shd w:val="clear" w:color="auto" w:fill="FFFFFF"/>
        <w:spacing w:before="0" w:line="285" w:lineRule="atLeast"/>
        <w:ind w:left="0"/>
        <w:rPr>
          <w:rFonts w:ascii="Consolas" w:hAnsi="Consolas"/>
          <w:sz w:val="21"/>
          <w:szCs w:val="21"/>
          <w:rPrChange w:id="1055" w:author="Dick" w:date="2019-07-08T06:01:00Z">
            <w:rPr>
              <w:rFonts w:ascii="Consolas" w:hAnsi="Consolas"/>
              <w:color w:val="000000"/>
              <w:sz w:val="21"/>
              <w:szCs w:val="21"/>
            </w:rPr>
          </w:rPrChange>
        </w:rPr>
      </w:pPr>
      <w:r w:rsidRPr="00A038F5">
        <w:rPr>
          <w:rFonts w:ascii="Consolas" w:hAnsi="Consolas"/>
          <w:sz w:val="21"/>
          <w:szCs w:val="21"/>
          <w:rPrChange w:id="1056" w:author="Dick" w:date="2019-07-08T06:01:00Z">
            <w:rPr>
              <w:rFonts w:ascii="Consolas" w:hAnsi="Consolas"/>
              <w:color w:val="000000"/>
              <w:sz w:val="21"/>
              <w:szCs w:val="21"/>
            </w:rPr>
          </w:rPrChange>
        </w:rPr>
        <w:t xml:space="preserve">        </w:t>
      </w:r>
      <w:r w:rsidRPr="00A038F5">
        <w:rPr>
          <w:rFonts w:ascii="Consolas" w:hAnsi="Consolas"/>
          <w:sz w:val="21"/>
          <w:szCs w:val="21"/>
          <w:rPrChange w:id="1057" w:author="Dick" w:date="2019-07-08T06:01:00Z">
            <w:rPr>
              <w:rFonts w:ascii="Consolas" w:hAnsi="Consolas"/>
              <w:color w:val="0451A5"/>
              <w:sz w:val="21"/>
              <w:szCs w:val="21"/>
            </w:rPr>
          </w:rPrChange>
        </w:rPr>
        <w:t>"mvon.UserName"</w:t>
      </w:r>
      <w:r w:rsidRPr="00A038F5">
        <w:rPr>
          <w:rFonts w:ascii="Consolas" w:hAnsi="Consolas"/>
          <w:sz w:val="21"/>
          <w:szCs w:val="21"/>
          <w:rPrChange w:id="1058" w:author="Dick" w:date="2019-07-08T06:01:00Z">
            <w:rPr>
              <w:rFonts w:ascii="Consolas" w:hAnsi="Consolas"/>
              <w:color w:val="000000"/>
              <w:sz w:val="21"/>
              <w:szCs w:val="21"/>
            </w:rPr>
          </w:rPrChange>
        </w:rPr>
        <w:t xml:space="preserve">: </w:t>
      </w:r>
      <w:r w:rsidRPr="00A038F5">
        <w:rPr>
          <w:rFonts w:ascii="Consolas" w:hAnsi="Consolas"/>
          <w:sz w:val="21"/>
          <w:szCs w:val="21"/>
          <w:rPrChange w:id="1059" w:author="Dick" w:date="2019-07-08T06:01:00Z">
            <w:rPr>
              <w:rFonts w:ascii="Consolas" w:hAnsi="Consolas"/>
              <w:color w:val="A31515"/>
              <w:sz w:val="21"/>
              <w:szCs w:val="21"/>
            </w:rPr>
          </w:rPrChange>
        </w:rPr>
        <w:t>"</w:t>
      </w:r>
      <w:del w:id="1060" w:author="Dick" w:date="2019-07-08T06:02:00Z">
        <w:r w:rsidRPr="00A038F5" w:rsidDel="00A038F5">
          <w:rPr>
            <w:rFonts w:ascii="Consolas" w:hAnsi="Consolas"/>
            <w:sz w:val="21"/>
            <w:szCs w:val="21"/>
            <w:rPrChange w:id="1061" w:author="Dick" w:date="2019-07-08T06:01:00Z">
              <w:rPr>
                <w:rFonts w:ascii="Consolas" w:hAnsi="Consolas"/>
                <w:color w:val="A31515"/>
                <w:sz w:val="21"/>
                <w:szCs w:val="21"/>
              </w:rPr>
            </w:rPrChange>
          </w:rPr>
          <w:delText>mvon</w:delText>
        </w:r>
      </w:del>
      <w:ins w:id="1062" w:author="Dick" w:date="2019-07-08T06:02:00Z">
        <w:r w:rsidR="00A038F5">
          <w:rPr>
            <w:rFonts w:ascii="Consolas" w:hAnsi="Consolas"/>
            <w:sz w:val="21"/>
            <w:szCs w:val="21"/>
          </w:rPr>
          <w:t>MVextensions</w:t>
        </w:r>
      </w:ins>
      <w:r w:rsidRPr="00A038F5">
        <w:rPr>
          <w:rFonts w:ascii="Consolas" w:hAnsi="Consolas"/>
          <w:sz w:val="21"/>
          <w:szCs w:val="21"/>
          <w:rPrChange w:id="1063" w:author="Dick" w:date="2019-07-08T06:01:00Z">
            <w:rPr>
              <w:rFonts w:ascii="Consolas" w:hAnsi="Consolas"/>
              <w:color w:val="A31515"/>
              <w:sz w:val="21"/>
              <w:szCs w:val="21"/>
            </w:rPr>
          </w:rPrChange>
        </w:rPr>
        <w:t>"</w:t>
      </w:r>
      <w:r w:rsidRPr="00A038F5">
        <w:rPr>
          <w:rFonts w:ascii="Consolas" w:hAnsi="Consolas"/>
          <w:sz w:val="21"/>
          <w:szCs w:val="21"/>
          <w:rPrChange w:id="1064" w:author="Dick" w:date="2019-07-08T06:01:00Z">
            <w:rPr>
              <w:rFonts w:ascii="Consolas" w:hAnsi="Consolas"/>
              <w:color w:val="000000"/>
              <w:sz w:val="21"/>
              <w:szCs w:val="21"/>
            </w:rPr>
          </w:rPrChange>
        </w:rPr>
        <w:t>,</w:t>
      </w:r>
    </w:p>
    <w:p w14:paraId="209AC287" w14:textId="31D217E2" w:rsidR="00396B2D" w:rsidRPr="00A038F5" w:rsidRDefault="00396B2D" w:rsidP="00396B2D">
      <w:pPr>
        <w:shd w:val="clear" w:color="auto" w:fill="FFFFFF"/>
        <w:spacing w:before="0" w:line="285" w:lineRule="atLeast"/>
        <w:ind w:left="0"/>
        <w:rPr>
          <w:rFonts w:ascii="Consolas" w:hAnsi="Consolas"/>
          <w:sz w:val="21"/>
          <w:szCs w:val="21"/>
          <w:rPrChange w:id="1065" w:author="Dick" w:date="2019-07-08T06:01:00Z">
            <w:rPr>
              <w:rFonts w:ascii="Consolas" w:hAnsi="Consolas"/>
              <w:color w:val="000000"/>
              <w:sz w:val="21"/>
              <w:szCs w:val="21"/>
            </w:rPr>
          </w:rPrChange>
        </w:rPr>
      </w:pPr>
      <w:r w:rsidRPr="00A038F5">
        <w:rPr>
          <w:rFonts w:ascii="Consolas" w:hAnsi="Consolas"/>
          <w:sz w:val="21"/>
          <w:szCs w:val="21"/>
          <w:rPrChange w:id="1066" w:author="Dick" w:date="2019-07-08T06:01:00Z">
            <w:rPr>
              <w:rFonts w:ascii="Consolas" w:hAnsi="Consolas"/>
              <w:color w:val="000000"/>
              <w:sz w:val="21"/>
              <w:szCs w:val="21"/>
            </w:rPr>
          </w:rPrChange>
        </w:rPr>
        <w:t>        </w:t>
      </w:r>
      <w:r w:rsidRPr="00A038F5">
        <w:rPr>
          <w:rFonts w:ascii="Consolas" w:hAnsi="Consolas"/>
          <w:sz w:val="21"/>
          <w:szCs w:val="21"/>
          <w:rPrChange w:id="1067" w:author="Dick" w:date="2019-07-08T06:01:00Z">
            <w:rPr>
              <w:rFonts w:ascii="Consolas" w:hAnsi="Consolas"/>
              <w:color w:val="0451A5"/>
              <w:sz w:val="21"/>
              <w:szCs w:val="21"/>
            </w:rPr>
          </w:rPrChange>
        </w:rPr>
        <w:t>"mvon.Password"</w:t>
      </w:r>
      <w:r w:rsidRPr="00A038F5">
        <w:rPr>
          <w:rFonts w:ascii="Consolas" w:hAnsi="Consolas"/>
          <w:sz w:val="21"/>
          <w:szCs w:val="21"/>
          <w:rPrChange w:id="1068" w:author="Dick" w:date="2019-07-08T06:01:00Z">
            <w:rPr>
              <w:rFonts w:ascii="Consolas" w:hAnsi="Consolas"/>
              <w:color w:val="000000"/>
              <w:sz w:val="21"/>
              <w:szCs w:val="21"/>
            </w:rPr>
          </w:rPrChange>
        </w:rPr>
        <w:t xml:space="preserve">: </w:t>
      </w:r>
      <w:r w:rsidRPr="00A038F5">
        <w:rPr>
          <w:rFonts w:ascii="Consolas" w:hAnsi="Consolas"/>
          <w:sz w:val="21"/>
          <w:szCs w:val="21"/>
          <w:rPrChange w:id="1069" w:author="Dick" w:date="2019-07-08T06:01:00Z">
            <w:rPr>
              <w:rFonts w:ascii="Consolas" w:hAnsi="Consolas"/>
              <w:color w:val="A31515"/>
              <w:sz w:val="21"/>
              <w:szCs w:val="21"/>
            </w:rPr>
          </w:rPrChange>
        </w:rPr>
        <w:t>"</w:t>
      </w:r>
      <w:del w:id="1070" w:author="Dick" w:date="2019-07-08T06:02:00Z">
        <w:r w:rsidRPr="00A038F5" w:rsidDel="00A038F5">
          <w:rPr>
            <w:rFonts w:ascii="Consolas" w:hAnsi="Consolas"/>
            <w:sz w:val="21"/>
            <w:szCs w:val="21"/>
            <w:rPrChange w:id="1071" w:author="Dick" w:date="2019-07-08T06:01:00Z">
              <w:rPr>
                <w:rFonts w:ascii="Consolas" w:hAnsi="Consolas"/>
                <w:color w:val="A31515"/>
                <w:sz w:val="21"/>
                <w:szCs w:val="21"/>
              </w:rPr>
            </w:rPrChange>
          </w:rPr>
          <w:delText>mvon#</w:delText>
        </w:r>
      </w:del>
      <w:ins w:id="1072" w:author="Dick" w:date="2019-07-08T06:02:00Z">
        <w:r w:rsidR="00A038F5">
          <w:rPr>
            <w:rFonts w:ascii="Consolas" w:hAnsi="Consolas"/>
            <w:sz w:val="21"/>
            <w:szCs w:val="21"/>
          </w:rPr>
          <w:t>Password1</w:t>
        </w:r>
      </w:ins>
      <w:r w:rsidRPr="00A038F5">
        <w:rPr>
          <w:rFonts w:ascii="Consolas" w:hAnsi="Consolas"/>
          <w:sz w:val="21"/>
          <w:szCs w:val="21"/>
          <w:rPrChange w:id="1073" w:author="Dick" w:date="2019-07-08T06:01:00Z">
            <w:rPr>
              <w:rFonts w:ascii="Consolas" w:hAnsi="Consolas"/>
              <w:color w:val="A31515"/>
              <w:sz w:val="21"/>
              <w:szCs w:val="21"/>
            </w:rPr>
          </w:rPrChange>
        </w:rPr>
        <w:t>"</w:t>
      </w:r>
      <w:r w:rsidRPr="00A038F5">
        <w:rPr>
          <w:rFonts w:ascii="Consolas" w:hAnsi="Consolas"/>
          <w:sz w:val="21"/>
          <w:szCs w:val="21"/>
          <w:rPrChange w:id="1074" w:author="Dick" w:date="2019-07-08T06:01:00Z">
            <w:rPr>
              <w:rFonts w:ascii="Consolas" w:hAnsi="Consolas"/>
              <w:color w:val="000000"/>
              <w:sz w:val="21"/>
              <w:szCs w:val="21"/>
            </w:rPr>
          </w:rPrChange>
        </w:rPr>
        <w:t>,</w:t>
      </w:r>
    </w:p>
    <w:p w14:paraId="6C25836A" w14:textId="3634E1D5" w:rsidR="00396B2D" w:rsidRPr="00A038F5" w:rsidRDefault="00396B2D" w:rsidP="00396B2D">
      <w:pPr>
        <w:shd w:val="clear" w:color="auto" w:fill="FFFFFF"/>
        <w:spacing w:before="0" w:line="285" w:lineRule="atLeast"/>
        <w:ind w:left="0"/>
        <w:rPr>
          <w:rFonts w:ascii="Consolas" w:hAnsi="Consolas"/>
          <w:sz w:val="21"/>
          <w:szCs w:val="21"/>
          <w:rPrChange w:id="1075" w:author="Dick" w:date="2019-07-08T06:01:00Z">
            <w:rPr>
              <w:rFonts w:ascii="Consolas" w:hAnsi="Consolas"/>
              <w:color w:val="000000"/>
              <w:sz w:val="21"/>
              <w:szCs w:val="21"/>
            </w:rPr>
          </w:rPrChange>
        </w:rPr>
      </w:pPr>
      <w:r w:rsidRPr="00A038F5">
        <w:rPr>
          <w:rFonts w:ascii="Consolas" w:hAnsi="Consolas"/>
          <w:sz w:val="21"/>
          <w:szCs w:val="21"/>
          <w:rPrChange w:id="1076" w:author="Dick" w:date="2019-07-08T06:01:00Z">
            <w:rPr>
              <w:rFonts w:ascii="Consolas" w:hAnsi="Consolas"/>
              <w:color w:val="000000"/>
              <w:sz w:val="21"/>
              <w:szCs w:val="21"/>
            </w:rPr>
          </w:rPrChange>
        </w:rPr>
        <w:t>        </w:t>
      </w:r>
      <w:r w:rsidRPr="00A038F5">
        <w:rPr>
          <w:rFonts w:ascii="Consolas" w:hAnsi="Consolas"/>
          <w:sz w:val="21"/>
          <w:szCs w:val="21"/>
          <w:rPrChange w:id="1077" w:author="Dick" w:date="2019-07-08T06:01:00Z">
            <w:rPr>
              <w:rFonts w:ascii="Consolas" w:hAnsi="Consolas"/>
              <w:color w:val="0451A5"/>
              <w:sz w:val="21"/>
              <w:szCs w:val="21"/>
            </w:rPr>
          </w:rPrChange>
        </w:rPr>
        <w:t>"mvon.Account"</w:t>
      </w:r>
      <w:r w:rsidRPr="00A038F5">
        <w:rPr>
          <w:rFonts w:ascii="Consolas" w:hAnsi="Consolas"/>
          <w:sz w:val="21"/>
          <w:szCs w:val="21"/>
          <w:rPrChange w:id="1078" w:author="Dick" w:date="2019-07-08T06:01:00Z">
            <w:rPr>
              <w:rFonts w:ascii="Consolas" w:hAnsi="Consolas"/>
              <w:color w:val="000000"/>
              <w:sz w:val="21"/>
              <w:szCs w:val="21"/>
            </w:rPr>
          </w:rPrChange>
        </w:rPr>
        <w:t xml:space="preserve">: </w:t>
      </w:r>
      <w:r w:rsidRPr="00A038F5">
        <w:rPr>
          <w:rFonts w:ascii="Consolas" w:hAnsi="Consolas"/>
          <w:sz w:val="21"/>
          <w:szCs w:val="21"/>
          <w:rPrChange w:id="1079" w:author="Dick" w:date="2019-07-08T06:01:00Z">
            <w:rPr>
              <w:rFonts w:ascii="Consolas" w:hAnsi="Consolas"/>
              <w:color w:val="A31515"/>
              <w:sz w:val="21"/>
              <w:szCs w:val="21"/>
            </w:rPr>
          </w:rPrChange>
        </w:rPr>
        <w:t>""</w:t>
      </w:r>
      <w:r w:rsidRPr="00A038F5">
        <w:rPr>
          <w:rFonts w:ascii="Consolas" w:hAnsi="Consolas"/>
          <w:sz w:val="21"/>
          <w:szCs w:val="21"/>
          <w:rPrChange w:id="1080" w:author="Dick" w:date="2019-07-08T06:01:00Z">
            <w:rPr>
              <w:rFonts w:ascii="Consolas" w:hAnsi="Consolas"/>
              <w:color w:val="000000"/>
              <w:sz w:val="21"/>
              <w:szCs w:val="21"/>
            </w:rPr>
          </w:rPrChange>
        </w:rPr>
        <w:t>,</w:t>
      </w:r>
    </w:p>
    <w:p w14:paraId="762F798F" w14:textId="77777777" w:rsidR="00396B2D" w:rsidRPr="00A038F5" w:rsidRDefault="00396B2D" w:rsidP="00396B2D">
      <w:pPr>
        <w:shd w:val="clear" w:color="auto" w:fill="FFFFFF"/>
        <w:spacing w:before="0" w:line="285" w:lineRule="atLeast"/>
        <w:ind w:left="0"/>
        <w:rPr>
          <w:rFonts w:ascii="Consolas" w:hAnsi="Consolas"/>
          <w:sz w:val="21"/>
          <w:szCs w:val="21"/>
          <w:rPrChange w:id="1081" w:author="Dick" w:date="2019-07-08T06:01:00Z">
            <w:rPr>
              <w:rFonts w:ascii="Consolas" w:hAnsi="Consolas"/>
              <w:color w:val="000000"/>
              <w:sz w:val="21"/>
              <w:szCs w:val="21"/>
            </w:rPr>
          </w:rPrChange>
        </w:rPr>
      </w:pPr>
      <w:r w:rsidRPr="00A038F5">
        <w:rPr>
          <w:rFonts w:ascii="Consolas" w:hAnsi="Consolas"/>
          <w:sz w:val="21"/>
          <w:szCs w:val="21"/>
          <w:rPrChange w:id="1082" w:author="Dick" w:date="2019-07-08T06:01:00Z">
            <w:rPr>
              <w:rFonts w:ascii="Consolas" w:hAnsi="Consolas"/>
              <w:color w:val="000000"/>
              <w:sz w:val="21"/>
              <w:szCs w:val="21"/>
            </w:rPr>
          </w:rPrChange>
        </w:rPr>
        <w:t xml:space="preserve">        </w:t>
      </w:r>
      <w:r w:rsidRPr="00A038F5">
        <w:rPr>
          <w:rFonts w:ascii="Consolas" w:hAnsi="Consolas"/>
          <w:sz w:val="21"/>
          <w:szCs w:val="21"/>
          <w:rPrChange w:id="1083" w:author="Dick" w:date="2019-07-08T06:01:00Z">
            <w:rPr>
              <w:rFonts w:ascii="Consolas" w:hAnsi="Consolas"/>
              <w:color w:val="A31515"/>
              <w:sz w:val="21"/>
              <w:szCs w:val="21"/>
            </w:rPr>
          </w:rPrChange>
        </w:rPr>
        <w:t>"files.associations"</w:t>
      </w:r>
      <w:r w:rsidRPr="00A038F5">
        <w:rPr>
          <w:rFonts w:ascii="Consolas" w:hAnsi="Consolas"/>
          <w:sz w:val="21"/>
          <w:szCs w:val="21"/>
          <w:rPrChange w:id="1084" w:author="Dick" w:date="2019-07-08T06:01:00Z">
            <w:rPr>
              <w:rFonts w:ascii="Consolas" w:hAnsi="Consolas"/>
              <w:color w:val="0000FF"/>
              <w:sz w:val="21"/>
              <w:szCs w:val="21"/>
            </w:rPr>
          </w:rPrChange>
        </w:rPr>
        <w:t>:</w:t>
      </w:r>
      <w:r w:rsidRPr="00A038F5">
        <w:rPr>
          <w:rFonts w:ascii="Consolas" w:hAnsi="Consolas"/>
          <w:sz w:val="21"/>
          <w:szCs w:val="21"/>
          <w:rPrChange w:id="1085" w:author="Dick" w:date="2019-07-08T06:01:00Z">
            <w:rPr>
              <w:rFonts w:ascii="Consolas" w:hAnsi="Consolas"/>
              <w:color w:val="000000"/>
              <w:sz w:val="21"/>
              <w:szCs w:val="21"/>
            </w:rPr>
          </w:rPrChange>
        </w:rPr>
        <w:t xml:space="preserve"> {</w:t>
      </w:r>
      <w:r w:rsidRPr="00A038F5">
        <w:rPr>
          <w:rFonts w:ascii="Consolas" w:hAnsi="Consolas"/>
          <w:sz w:val="21"/>
          <w:szCs w:val="21"/>
          <w:rPrChange w:id="1086" w:author="Dick" w:date="2019-07-08T06:01:00Z">
            <w:rPr>
              <w:rFonts w:ascii="Consolas" w:hAnsi="Consolas"/>
              <w:color w:val="A31515"/>
              <w:sz w:val="21"/>
              <w:szCs w:val="21"/>
            </w:rPr>
          </w:rPrChange>
        </w:rPr>
        <w:t>"*"</w:t>
      </w:r>
      <w:r w:rsidRPr="00A038F5">
        <w:rPr>
          <w:rFonts w:ascii="Consolas" w:hAnsi="Consolas"/>
          <w:sz w:val="21"/>
          <w:szCs w:val="21"/>
          <w:rPrChange w:id="1087" w:author="Dick" w:date="2019-07-08T06:01:00Z">
            <w:rPr>
              <w:rFonts w:ascii="Consolas" w:hAnsi="Consolas"/>
              <w:color w:val="0000FF"/>
              <w:sz w:val="21"/>
              <w:szCs w:val="21"/>
            </w:rPr>
          </w:rPrChange>
        </w:rPr>
        <w:t>:</w:t>
      </w:r>
      <w:r w:rsidRPr="00A038F5">
        <w:rPr>
          <w:rFonts w:ascii="Consolas" w:hAnsi="Consolas"/>
          <w:sz w:val="21"/>
          <w:szCs w:val="21"/>
          <w:rPrChange w:id="1088" w:author="Dick" w:date="2019-07-08T06:01:00Z">
            <w:rPr>
              <w:rFonts w:ascii="Consolas" w:hAnsi="Consolas"/>
              <w:color w:val="A31515"/>
              <w:sz w:val="21"/>
              <w:szCs w:val="21"/>
            </w:rPr>
          </w:rPrChange>
        </w:rPr>
        <w:t>"mvon"</w:t>
      </w:r>
      <w:r w:rsidRPr="00A038F5">
        <w:rPr>
          <w:rFonts w:ascii="Consolas" w:hAnsi="Consolas"/>
          <w:sz w:val="21"/>
          <w:szCs w:val="21"/>
          <w:rPrChange w:id="1089" w:author="Dick" w:date="2019-07-08T06:01:00Z">
            <w:rPr>
              <w:rFonts w:ascii="Consolas" w:hAnsi="Consolas"/>
              <w:color w:val="000000"/>
              <w:sz w:val="21"/>
              <w:szCs w:val="21"/>
            </w:rPr>
          </w:rPrChange>
        </w:rPr>
        <w:t>}</w:t>
      </w:r>
    </w:p>
    <w:p w14:paraId="16574D20" w14:textId="77777777" w:rsidR="00396B2D" w:rsidRPr="00A038F5" w:rsidRDefault="00396B2D" w:rsidP="00396B2D">
      <w:pPr>
        <w:shd w:val="clear" w:color="auto" w:fill="FFFFFF"/>
        <w:spacing w:before="0" w:line="285" w:lineRule="atLeast"/>
        <w:ind w:left="0"/>
        <w:rPr>
          <w:rFonts w:ascii="Consolas" w:hAnsi="Consolas"/>
          <w:sz w:val="21"/>
          <w:szCs w:val="21"/>
          <w:rPrChange w:id="1090" w:author="Dick" w:date="2019-07-08T06:01:00Z">
            <w:rPr>
              <w:rFonts w:ascii="Consolas" w:hAnsi="Consolas"/>
              <w:color w:val="000000"/>
              <w:sz w:val="21"/>
              <w:szCs w:val="21"/>
            </w:rPr>
          </w:rPrChange>
        </w:rPr>
      </w:pPr>
      <w:r w:rsidRPr="00A038F5">
        <w:rPr>
          <w:rFonts w:ascii="Consolas" w:hAnsi="Consolas"/>
          <w:sz w:val="21"/>
          <w:szCs w:val="21"/>
          <w:rPrChange w:id="1091" w:author="Dick" w:date="2019-07-08T06:01:00Z">
            <w:rPr>
              <w:rFonts w:ascii="Consolas" w:hAnsi="Consolas"/>
              <w:color w:val="000000"/>
              <w:sz w:val="21"/>
              <w:szCs w:val="21"/>
            </w:rPr>
          </w:rPrChange>
        </w:rPr>
        <w:t>    }</w:t>
      </w:r>
    </w:p>
    <w:p w14:paraId="2E3686F0" w14:textId="77777777" w:rsidR="00396B2D" w:rsidRPr="00A038F5" w:rsidRDefault="00396B2D" w:rsidP="00396B2D">
      <w:pPr>
        <w:shd w:val="clear" w:color="auto" w:fill="FFFFFF"/>
        <w:spacing w:before="0" w:line="285" w:lineRule="atLeast"/>
        <w:ind w:left="0"/>
        <w:rPr>
          <w:rFonts w:ascii="Consolas" w:hAnsi="Consolas"/>
          <w:sz w:val="21"/>
          <w:szCs w:val="21"/>
          <w:rPrChange w:id="1092" w:author="Dick" w:date="2019-07-08T06:01:00Z">
            <w:rPr>
              <w:rFonts w:ascii="Consolas" w:hAnsi="Consolas"/>
              <w:color w:val="000000"/>
              <w:sz w:val="21"/>
              <w:szCs w:val="21"/>
            </w:rPr>
          </w:rPrChange>
        </w:rPr>
      </w:pPr>
      <w:r w:rsidRPr="00A038F5">
        <w:rPr>
          <w:rFonts w:ascii="Consolas" w:hAnsi="Consolas"/>
          <w:sz w:val="21"/>
          <w:szCs w:val="21"/>
          <w:rPrChange w:id="1093" w:author="Dick" w:date="2019-07-08T06:01:00Z">
            <w:rPr>
              <w:rFonts w:ascii="Consolas" w:hAnsi="Consolas"/>
              <w:color w:val="000000"/>
              <w:sz w:val="21"/>
              <w:szCs w:val="21"/>
            </w:rPr>
          </w:rPrChange>
        </w:rPr>
        <w:t>}</w:t>
      </w:r>
    </w:p>
    <w:p w14:paraId="7CE37582" w14:textId="77777777" w:rsidR="00396B2D" w:rsidRDefault="00396B2D" w:rsidP="00396B2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Change w:id="1094" w:author="Dick" w:date="2019-07-08T09:22:00Z">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PrChange>
      </w:tblPr>
      <w:tblGrid>
        <w:gridCol w:w="3794"/>
        <w:gridCol w:w="2847"/>
        <w:gridCol w:w="2422"/>
        <w:tblGridChange w:id="1095">
          <w:tblGrid>
            <w:gridCol w:w="3758"/>
            <w:gridCol w:w="2658"/>
            <w:gridCol w:w="192"/>
            <w:gridCol w:w="2455"/>
          </w:tblGrid>
        </w:tblGridChange>
      </w:tblGrid>
      <w:tr w:rsidR="00396B2D" w:rsidRPr="00D75462" w14:paraId="4F066671" w14:textId="77777777" w:rsidTr="00F46A58">
        <w:tc>
          <w:tcPr>
            <w:tcW w:w="2880" w:type="dxa"/>
            <w:tcBorders>
              <w:top w:val="single" w:sz="4" w:space="0" w:color="5B9BD5"/>
              <w:left w:val="single" w:sz="4" w:space="0" w:color="5B9BD5"/>
              <w:bottom w:val="single" w:sz="4" w:space="0" w:color="5B9BD5"/>
              <w:right w:val="nil"/>
            </w:tcBorders>
            <w:shd w:val="clear" w:color="auto" w:fill="5B9BD5"/>
            <w:tcPrChange w:id="1096" w:author="Dick" w:date="2019-07-08T09:22:00Z">
              <w:tcPr>
                <w:tcW w:w="2553" w:type="dxa"/>
                <w:tcBorders>
                  <w:top w:val="single" w:sz="4" w:space="0" w:color="5B9BD5"/>
                  <w:left w:val="single" w:sz="4" w:space="0" w:color="5B9BD5"/>
                  <w:bottom w:val="single" w:sz="4" w:space="0" w:color="5B9BD5"/>
                  <w:right w:val="nil"/>
                </w:tcBorders>
                <w:shd w:val="clear" w:color="auto" w:fill="5B9BD5"/>
              </w:tcPr>
            </w:tcPrChange>
          </w:tcPr>
          <w:p w14:paraId="3D1FF1A4" w14:textId="77777777" w:rsidR="00396B2D" w:rsidRPr="00D75462" w:rsidRDefault="00396B2D" w:rsidP="00396B2D">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905" w:type="dxa"/>
            <w:tcBorders>
              <w:top w:val="single" w:sz="4" w:space="0" w:color="5B9BD5"/>
              <w:left w:val="nil"/>
              <w:bottom w:val="single" w:sz="4" w:space="0" w:color="5B9BD5"/>
              <w:right w:val="nil"/>
            </w:tcBorders>
            <w:shd w:val="clear" w:color="auto" w:fill="5B9BD5"/>
            <w:tcPrChange w:id="1097" w:author="Dick" w:date="2019-07-08T09:22:00Z">
              <w:tcPr>
                <w:tcW w:w="2909" w:type="dxa"/>
                <w:gridSpan w:val="2"/>
                <w:tcBorders>
                  <w:top w:val="single" w:sz="4" w:space="0" w:color="5B9BD5"/>
                  <w:left w:val="nil"/>
                  <w:bottom w:val="single" w:sz="4" w:space="0" w:color="5B9BD5"/>
                  <w:right w:val="nil"/>
                </w:tcBorders>
                <w:shd w:val="clear" w:color="auto" w:fill="5B9BD5"/>
              </w:tcPr>
            </w:tcPrChange>
          </w:tcPr>
          <w:p w14:paraId="0D85EC56" w14:textId="77777777" w:rsidR="00396B2D" w:rsidRDefault="00396B2D" w:rsidP="00396B2D">
            <w:pPr>
              <w:ind w:left="0"/>
              <w:rPr>
                <w:rFonts w:ascii="Calibri" w:hAnsi="Calibri"/>
                <w:b/>
                <w:bCs/>
                <w:noProof/>
                <w:color w:val="FFFFFF"/>
                <w:lang w:val="en-ZA" w:eastAsia="en-ZA"/>
              </w:rPr>
            </w:pPr>
          </w:p>
        </w:tc>
        <w:tc>
          <w:tcPr>
            <w:tcW w:w="3600" w:type="dxa"/>
            <w:tcBorders>
              <w:top w:val="single" w:sz="4" w:space="0" w:color="5B9BD5"/>
              <w:left w:val="nil"/>
              <w:bottom w:val="single" w:sz="4" w:space="0" w:color="5B9BD5"/>
              <w:right w:val="single" w:sz="4" w:space="0" w:color="5B9BD5"/>
            </w:tcBorders>
            <w:shd w:val="clear" w:color="auto" w:fill="5B9BD5"/>
            <w:tcPrChange w:id="1098" w:author="Dick" w:date="2019-07-08T09:22:00Z">
              <w:tcPr>
                <w:tcW w:w="3601" w:type="dxa"/>
                <w:tcBorders>
                  <w:top w:val="single" w:sz="4" w:space="0" w:color="5B9BD5"/>
                  <w:left w:val="nil"/>
                  <w:bottom w:val="single" w:sz="4" w:space="0" w:color="5B9BD5"/>
                  <w:right w:val="single" w:sz="4" w:space="0" w:color="5B9BD5"/>
                </w:tcBorders>
                <w:shd w:val="clear" w:color="auto" w:fill="5B9BD5"/>
              </w:tcPr>
            </w:tcPrChange>
          </w:tcPr>
          <w:p w14:paraId="65C844DB" w14:textId="77777777" w:rsidR="00396B2D" w:rsidRPr="00D75462" w:rsidRDefault="00396B2D" w:rsidP="00396B2D">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396B2D" w:rsidRPr="00D75462" w14:paraId="53B94FA8" w14:textId="77777777" w:rsidTr="00F46A58">
        <w:tc>
          <w:tcPr>
            <w:tcW w:w="2880" w:type="dxa"/>
            <w:shd w:val="clear" w:color="auto" w:fill="DEEAF6"/>
            <w:tcPrChange w:id="1099" w:author="Dick" w:date="2019-07-08T09:22:00Z">
              <w:tcPr>
                <w:tcW w:w="2553" w:type="dxa"/>
                <w:shd w:val="clear" w:color="auto" w:fill="DEEAF6"/>
              </w:tcPr>
            </w:tcPrChange>
          </w:tcPr>
          <w:p w14:paraId="4394D192" w14:textId="44159D30" w:rsidR="00396B2D" w:rsidRPr="00D75462" w:rsidRDefault="00A038F5" w:rsidP="00396B2D">
            <w:pPr>
              <w:ind w:left="0"/>
              <w:rPr>
                <w:rFonts w:ascii="Calibri" w:hAnsi="Calibri"/>
                <w:b/>
                <w:bCs/>
                <w:noProof/>
                <w:lang w:val="en-ZA" w:eastAsia="en-ZA"/>
              </w:rPr>
            </w:pPr>
            <w:ins w:id="1100" w:author="Dick" w:date="2019-07-08T06:04:00Z">
              <w:r>
                <w:rPr>
                  <w:rFonts w:ascii="Calibri" w:hAnsi="Calibri"/>
                  <w:b/>
                  <w:bCs/>
                  <w:noProof/>
                  <w:lang w:val="en-ZA" w:eastAsia="en-ZA"/>
                </w:rPr>
                <w:t>mvon.RestPath</w:t>
              </w:r>
            </w:ins>
            <w:del w:id="1101" w:author="Dick" w:date="2019-07-08T06:04:00Z">
              <w:r w:rsidR="00396B2D" w:rsidDel="00A038F5">
                <w:rPr>
                  <w:rFonts w:ascii="Calibri" w:hAnsi="Calibri"/>
                  <w:b/>
                  <w:bCs/>
                  <w:noProof/>
                  <w:lang w:val="en-ZA" w:eastAsia="en-ZA"/>
                </w:rPr>
                <w:delText>Mvon.</w:delText>
              </w:r>
            </w:del>
            <w:del w:id="1102" w:author="Dick" w:date="2019-07-08T06:03:00Z">
              <w:r w:rsidR="00396B2D" w:rsidDel="00A038F5">
                <w:rPr>
                  <w:rFonts w:ascii="Calibri" w:hAnsi="Calibri"/>
                  <w:b/>
                  <w:bCs/>
                  <w:noProof/>
                  <w:lang w:val="en-ZA" w:eastAsia="en-ZA"/>
                </w:rPr>
                <w:delText>useGateway</w:delText>
              </w:r>
            </w:del>
          </w:p>
        </w:tc>
        <w:tc>
          <w:tcPr>
            <w:tcW w:w="2905" w:type="dxa"/>
            <w:shd w:val="clear" w:color="auto" w:fill="DEEAF6"/>
            <w:tcPrChange w:id="1103" w:author="Dick" w:date="2019-07-08T09:22:00Z">
              <w:tcPr>
                <w:tcW w:w="2909" w:type="dxa"/>
                <w:gridSpan w:val="2"/>
                <w:shd w:val="clear" w:color="auto" w:fill="DEEAF6"/>
              </w:tcPr>
            </w:tcPrChange>
          </w:tcPr>
          <w:p w14:paraId="3F38A3AF" w14:textId="5EAEB8BB" w:rsidR="00396B2D" w:rsidRPr="00E4617A" w:rsidRDefault="00396B2D" w:rsidP="00396B2D">
            <w:pPr>
              <w:ind w:left="0"/>
              <w:rPr>
                <w:rFonts w:asciiTheme="minorHAnsi" w:hAnsiTheme="minorHAnsi" w:cstheme="minorHAnsi"/>
                <w:sz w:val="24"/>
                <w:szCs w:val="24"/>
              </w:rPr>
            </w:pPr>
            <w:del w:id="1104" w:author="Dick" w:date="2019-07-08T06:04:00Z">
              <w:r w:rsidDel="00A038F5">
                <w:rPr>
                  <w:rFonts w:asciiTheme="minorHAnsi" w:hAnsiTheme="minorHAnsi" w:cstheme="minorHAnsi"/>
                  <w:sz w:val="24"/>
                  <w:szCs w:val="24"/>
                </w:rPr>
                <w:delText>true</w:delText>
              </w:r>
            </w:del>
            <w:ins w:id="1105" w:author="Dick" w:date="2019-07-08T06:04:00Z">
              <w:r w:rsidR="00A038F5">
                <w:rPr>
                  <w:rFonts w:asciiTheme="minorHAnsi" w:hAnsiTheme="minorHAnsi" w:cstheme="minorHAnsi"/>
                  <w:sz w:val="24"/>
                  <w:szCs w:val="24"/>
                </w:rPr>
                <w:fldChar w:fldCharType="begin"/>
              </w:r>
              <w:r w:rsidR="00A038F5">
                <w:rPr>
                  <w:rFonts w:asciiTheme="minorHAnsi" w:hAnsiTheme="minorHAnsi" w:cstheme="minorHAnsi"/>
                  <w:sz w:val="24"/>
                  <w:szCs w:val="24"/>
                </w:rPr>
                <w:instrText xml:space="preserve"> HYPERLINK "http://localhost:9005/" </w:instrText>
              </w:r>
              <w:r w:rsidR="00A038F5">
                <w:rPr>
                  <w:rFonts w:asciiTheme="minorHAnsi" w:hAnsiTheme="minorHAnsi" w:cstheme="minorHAnsi"/>
                  <w:sz w:val="24"/>
                  <w:szCs w:val="24"/>
                </w:rPr>
                <w:fldChar w:fldCharType="separate"/>
              </w:r>
              <w:r w:rsidR="00A038F5" w:rsidRPr="004F0768">
                <w:rPr>
                  <w:rStyle w:val="Hyperlink"/>
                  <w:rFonts w:asciiTheme="minorHAnsi" w:hAnsiTheme="minorHAnsi" w:cstheme="minorHAnsi"/>
                  <w:sz w:val="24"/>
                  <w:szCs w:val="24"/>
                </w:rPr>
                <w:t>http://localhost:9005/</w:t>
              </w:r>
              <w:r w:rsidR="00A038F5">
                <w:rPr>
                  <w:rFonts w:asciiTheme="minorHAnsi" w:hAnsiTheme="minorHAnsi" w:cstheme="minorHAnsi"/>
                  <w:sz w:val="24"/>
                  <w:szCs w:val="24"/>
                </w:rPr>
                <w:fldChar w:fldCharType="end"/>
              </w:r>
            </w:ins>
          </w:p>
        </w:tc>
        <w:tc>
          <w:tcPr>
            <w:tcW w:w="3600" w:type="dxa"/>
            <w:shd w:val="clear" w:color="auto" w:fill="DEEAF6"/>
            <w:tcPrChange w:id="1106" w:author="Dick" w:date="2019-07-08T09:22:00Z">
              <w:tcPr>
                <w:tcW w:w="3601" w:type="dxa"/>
                <w:shd w:val="clear" w:color="auto" w:fill="DEEAF6"/>
              </w:tcPr>
            </w:tcPrChange>
          </w:tcPr>
          <w:p w14:paraId="7AEC3BA6" w14:textId="1AFC4362" w:rsidR="00396B2D" w:rsidRPr="00E4617A" w:rsidRDefault="00396B2D" w:rsidP="00396B2D">
            <w:pPr>
              <w:ind w:left="0"/>
              <w:rPr>
                <w:rFonts w:asciiTheme="minorHAnsi" w:hAnsiTheme="minorHAnsi" w:cstheme="minorHAnsi"/>
                <w:noProof/>
                <w:lang w:val="en-ZA" w:eastAsia="en-ZA"/>
              </w:rPr>
            </w:pPr>
            <w:del w:id="1107" w:author="Dick" w:date="2019-07-08T06:04:00Z">
              <w:r w:rsidDel="00A038F5">
                <w:rPr>
                  <w:rFonts w:asciiTheme="minorHAnsi" w:hAnsiTheme="minorHAnsi" w:cstheme="minorHAnsi"/>
                  <w:sz w:val="24"/>
                  <w:szCs w:val="24"/>
                </w:rPr>
                <w:delText>Indicate that the gateway must be used.</w:delText>
              </w:r>
            </w:del>
            <w:ins w:id="1108" w:author="Dick" w:date="2019-07-08T06:05:00Z">
              <w:r w:rsidR="003178E4">
                <w:rPr>
                  <w:rFonts w:asciiTheme="minorHAnsi" w:hAnsiTheme="minorHAnsi" w:cstheme="minorHAnsi"/>
                  <w:sz w:val="24"/>
                  <w:szCs w:val="24"/>
                </w:rPr>
                <w:t>Path to REST Gateway</w:t>
              </w:r>
            </w:ins>
          </w:p>
        </w:tc>
      </w:tr>
      <w:tr w:rsidR="00A038F5" w:rsidRPr="00D75462" w14:paraId="7B6984C5" w14:textId="77777777" w:rsidTr="00F46A58">
        <w:tc>
          <w:tcPr>
            <w:tcW w:w="2880" w:type="dxa"/>
            <w:shd w:val="clear" w:color="auto" w:fill="auto"/>
            <w:tcPrChange w:id="1109" w:author="Dick" w:date="2019-07-08T09:22:00Z">
              <w:tcPr>
                <w:tcW w:w="2553" w:type="dxa"/>
                <w:shd w:val="clear" w:color="auto" w:fill="auto"/>
              </w:tcPr>
            </w:tcPrChange>
          </w:tcPr>
          <w:p w14:paraId="0731BFB8" w14:textId="2610F4F2" w:rsidR="00A038F5" w:rsidRPr="00E4617A" w:rsidRDefault="00A038F5" w:rsidP="00A038F5">
            <w:pPr>
              <w:tabs>
                <w:tab w:val="right" w:pos="2389"/>
              </w:tabs>
              <w:ind w:left="0"/>
              <w:rPr>
                <w:rFonts w:ascii="Calibri" w:hAnsi="Calibri"/>
                <w:b/>
                <w:bCs/>
                <w:noProof/>
                <w:lang w:val="en-ZA" w:eastAsia="en-ZA"/>
              </w:rPr>
            </w:pPr>
            <w:ins w:id="1110" w:author="Dick" w:date="2019-07-08T06:04:00Z">
              <w:r>
                <w:rPr>
                  <w:rFonts w:ascii="Calibri" w:hAnsi="Calibri"/>
                  <w:b/>
                  <w:bCs/>
                  <w:noProof/>
                  <w:lang w:val="en-ZA" w:eastAsia="en-ZA"/>
                </w:rPr>
                <w:t>Mvon.UseGateway</w:t>
              </w:r>
            </w:ins>
            <w:del w:id="1111" w:author="Dick" w:date="2019-07-08T06:04: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remoteHost</w:delText>
              </w:r>
            </w:del>
          </w:p>
        </w:tc>
        <w:tc>
          <w:tcPr>
            <w:tcW w:w="2905" w:type="dxa"/>
            <w:tcPrChange w:id="1112" w:author="Dick" w:date="2019-07-08T09:22:00Z">
              <w:tcPr>
                <w:tcW w:w="2909" w:type="dxa"/>
                <w:gridSpan w:val="2"/>
              </w:tcPr>
            </w:tcPrChange>
          </w:tcPr>
          <w:p w14:paraId="1A94A799" w14:textId="7391B829" w:rsidR="00A038F5" w:rsidRPr="00E4617A" w:rsidRDefault="00A038F5" w:rsidP="00A038F5">
            <w:pPr>
              <w:ind w:left="0"/>
              <w:rPr>
                <w:rFonts w:asciiTheme="minorHAnsi" w:hAnsiTheme="minorHAnsi" w:cstheme="minorHAnsi"/>
                <w:sz w:val="24"/>
                <w:szCs w:val="24"/>
              </w:rPr>
            </w:pPr>
            <w:ins w:id="1113" w:author="Dick" w:date="2019-07-08T06:04:00Z">
              <w:r>
                <w:rPr>
                  <w:rFonts w:asciiTheme="minorHAnsi" w:hAnsiTheme="minorHAnsi" w:cstheme="minorHAnsi"/>
                  <w:sz w:val="24"/>
                  <w:szCs w:val="24"/>
                </w:rPr>
                <w:t>true</w:t>
              </w:r>
            </w:ins>
            <w:del w:id="1114" w:author="Dick" w:date="2019-07-08T06:04:00Z">
              <w:r w:rsidDel="00A038F5">
                <w:rPr>
                  <w:rFonts w:asciiTheme="minorHAnsi" w:hAnsiTheme="minorHAnsi" w:cstheme="minorHAnsi"/>
                  <w:sz w:val="24"/>
                  <w:szCs w:val="24"/>
                </w:rPr>
                <w:delText>192.168.137.102</w:delText>
              </w:r>
            </w:del>
          </w:p>
        </w:tc>
        <w:tc>
          <w:tcPr>
            <w:tcW w:w="3600" w:type="dxa"/>
            <w:shd w:val="clear" w:color="auto" w:fill="auto"/>
            <w:tcPrChange w:id="1115" w:author="Dick" w:date="2019-07-08T09:22:00Z">
              <w:tcPr>
                <w:tcW w:w="3601" w:type="dxa"/>
                <w:shd w:val="clear" w:color="auto" w:fill="auto"/>
              </w:tcPr>
            </w:tcPrChange>
          </w:tcPr>
          <w:p w14:paraId="53EE636F" w14:textId="39EFB82F" w:rsidR="00A038F5" w:rsidRPr="00D75462" w:rsidRDefault="00A038F5" w:rsidP="00A038F5">
            <w:pPr>
              <w:ind w:left="0"/>
              <w:rPr>
                <w:rFonts w:ascii="Calibri" w:hAnsi="Calibri"/>
                <w:noProof/>
                <w:lang w:val="en-ZA" w:eastAsia="en-ZA"/>
              </w:rPr>
            </w:pPr>
            <w:ins w:id="1116" w:author="Dick" w:date="2019-07-08T06:04:00Z">
              <w:r>
                <w:rPr>
                  <w:rFonts w:asciiTheme="minorHAnsi" w:hAnsiTheme="minorHAnsi" w:cstheme="minorHAnsi"/>
                  <w:sz w:val="24"/>
                  <w:szCs w:val="24"/>
                </w:rPr>
                <w:t>Indicate</w:t>
              </w:r>
            </w:ins>
            <w:ins w:id="1117" w:author="Dick" w:date="2019-07-08T09:21:00Z">
              <w:r w:rsidR="00F46A58">
                <w:rPr>
                  <w:rFonts w:asciiTheme="minorHAnsi" w:hAnsiTheme="minorHAnsi" w:cstheme="minorHAnsi"/>
                  <w:sz w:val="24"/>
                  <w:szCs w:val="24"/>
                </w:rPr>
                <w:t>s</w:t>
              </w:r>
            </w:ins>
            <w:ins w:id="1118" w:author="Dick" w:date="2019-07-08T06:04:00Z">
              <w:r>
                <w:rPr>
                  <w:rFonts w:asciiTheme="minorHAnsi" w:hAnsiTheme="minorHAnsi" w:cstheme="minorHAnsi"/>
                  <w:sz w:val="24"/>
                  <w:szCs w:val="24"/>
                </w:rPr>
                <w:t xml:space="preserve"> that the gateway must be used.</w:t>
              </w:r>
            </w:ins>
            <w:del w:id="1119" w:author="Dick" w:date="2019-07-08T06:04:00Z">
              <w:r w:rsidDel="00A038F5">
                <w:rPr>
                  <w:rFonts w:asciiTheme="minorHAnsi" w:hAnsiTheme="minorHAnsi" w:cstheme="minorHAnsi"/>
                  <w:sz w:val="24"/>
                  <w:szCs w:val="24"/>
                </w:rPr>
                <w:delText>The servers IP name that is running the jBASE Database</w:delText>
              </w:r>
              <w:r w:rsidRPr="00E4617A" w:rsidDel="00A038F5">
                <w:rPr>
                  <w:rFonts w:asciiTheme="minorHAnsi" w:hAnsiTheme="minorHAnsi" w:cstheme="minorHAnsi"/>
                  <w:sz w:val="24"/>
                  <w:szCs w:val="24"/>
                </w:rPr>
                <w:delText>.</w:delText>
              </w:r>
              <w:r w:rsidDel="00A038F5">
                <w:rPr>
                  <w:rFonts w:asciiTheme="minorHAnsi" w:hAnsiTheme="minorHAnsi" w:cstheme="minorHAnsi"/>
                  <w:sz w:val="24"/>
                  <w:szCs w:val="24"/>
                </w:rPr>
                <w:delText xml:space="preserve"> </w:delText>
              </w:r>
            </w:del>
          </w:p>
        </w:tc>
      </w:tr>
      <w:tr w:rsidR="00A038F5" w:rsidRPr="00D75462" w14:paraId="3CED5798" w14:textId="77777777" w:rsidTr="00F46A58">
        <w:tc>
          <w:tcPr>
            <w:tcW w:w="2880" w:type="dxa"/>
            <w:shd w:val="clear" w:color="auto" w:fill="DEEAF6"/>
            <w:tcPrChange w:id="1120" w:author="Dick" w:date="2019-07-08T09:22:00Z">
              <w:tcPr>
                <w:tcW w:w="2553" w:type="dxa"/>
                <w:shd w:val="clear" w:color="auto" w:fill="DEEAF6"/>
              </w:tcPr>
            </w:tcPrChange>
          </w:tcPr>
          <w:p w14:paraId="1A17658A" w14:textId="01C5ACA4" w:rsidR="00A038F5" w:rsidRPr="00E4617A" w:rsidRDefault="00A038F5" w:rsidP="00A038F5">
            <w:pPr>
              <w:ind w:left="0"/>
              <w:rPr>
                <w:rFonts w:ascii="Calibri" w:hAnsi="Calibri"/>
                <w:b/>
                <w:bCs/>
                <w:noProof/>
                <w:lang w:val="en-ZA" w:eastAsia="en-ZA"/>
              </w:rPr>
            </w:pPr>
            <w:ins w:id="1121" w:author="Dick" w:date="2019-07-08T06:04:00Z">
              <w:r w:rsidRPr="00E4617A">
                <w:rPr>
                  <w:rFonts w:asciiTheme="minorHAnsi" w:hAnsiTheme="minorHAnsi" w:cstheme="minorHAnsi"/>
                  <w:b/>
                  <w:szCs w:val="22"/>
                </w:rPr>
                <w:t>mvon.</w:t>
              </w:r>
            </w:ins>
            <w:ins w:id="1122" w:author="Dick" w:date="2019-07-08T06:13:00Z">
              <w:r w:rsidR="00F74337">
                <w:rPr>
                  <w:rFonts w:asciiTheme="minorHAnsi" w:hAnsiTheme="minorHAnsi" w:cstheme="minorHAnsi"/>
                  <w:b/>
                  <w:szCs w:val="22"/>
                </w:rPr>
                <w:t>R</w:t>
              </w:r>
            </w:ins>
            <w:ins w:id="1123" w:author="Dick" w:date="2019-07-08T06:04:00Z">
              <w:r>
                <w:rPr>
                  <w:rFonts w:asciiTheme="minorHAnsi" w:hAnsiTheme="minorHAnsi" w:cstheme="minorHAnsi"/>
                  <w:b/>
                  <w:szCs w:val="22"/>
                </w:rPr>
                <w:t>emoteHost</w:t>
              </w:r>
            </w:ins>
            <w:del w:id="1124" w:author="Dick" w:date="2019-07-08T06:04: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gatewayType</w:delText>
              </w:r>
            </w:del>
          </w:p>
        </w:tc>
        <w:tc>
          <w:tcPr>
            <w:tcW w:w="2905" w:type="dxa"/>
            <w:shd w:val="clear" w:color="auto" w:fill="DEEAF6"/>
            <w:tcPrChange w:id="1125" w:author="Dick" w:date="2019-07-08T09:22:00Z">
              <w:tcPr>
                <w:tcW w:w="2909" w:type="dxa"/>
                <w:gridSpan w:val="2"/>
                <w:shd w:val="clear" w:color="auto" w:fill="DEEAF6"/>
              </w:tcPr>
            </w:tcPrChange>
          </w:tcPr>
          <w:p w14:paraId="0E9F2F3C" w14:textId="0F557229" w:rsidR="00A038F5" w:rsidRPr="00E4617A" w:rsidRDefault="00A038F5" w:rsidP="00A038F5">
            <w:pPr>
              <w:ind w:left="0"/>
              <w:rPr>
                <w:rFonts w:asciiTheme="minorHAnsi" w:hAnsiTheme="minorHAnsi" w:cstheme="minorHAnsi"/>
                <w:sz w:val="24"/>
                <w:szCs w:val="24"/>
              </w:rPr>
            </w:pPr>
            <w:ins w:id="1126" w:author="Dick" w:date="2019-07-08T06:04:00Z">
              <w:r>
                <w:rPr>
                  <w:rFonts w:asciiTheme="minorHAnsi" w:hAnsiTheme="minorHAnsi" w:cstheme="minorHAnsi"/>
                  <w:sz w:val="24"/>
                  <w:szCs w:val="24"/>
                </w:rPr>
                <w:t>192.168.137.102</w:t>
              </w:r>
            </w:ins>
            <w:del w:id="1127" w:author="Dick" w:date="2019-07-08T06:04:00Z">
              <w:r w:rsidDel="00A038F5">
                <w:rPr>
                  <w:rFonts w:asciiTheme="minorHAnsi" w:hAnsiTheme="minorHAnsi" w:cstheme="minorHAnsi"/>
                  <w:sz w:val="24"/>
                  <w:szCs w:val="24"/>
                </w:rPr>
                <w:delText>jBASE</w:delText>
              </w:r>
            </w:del>
          </w:p>
        </w:tc>
        <w:tc>
          <w:tcPr>
            <w:tcW w:w="3600" w:type="dxa"/>
            <w:shd w:val="clear" w:color="auto" w:fill="DEEAF6"/>
            <w:tcPrChange w:id="1128" w:author="Dick" w:date="2019-07-08T09:22:00Z">
              <w:tcPr>
                <w:tcW w:w="3601" w:type="dxa"/>
                <w:shd w:val="clear" w:color="auto" w:fill="DEEAF6"/>
              </w:tcPr>
            </w:tcPrChange>
          </w:tcPr>
          <w:p w14:paraId="0BE3CAF2" w14:textId="5C0948D0" w:rsidR="00A038F5" w:rsidRPr="00D75462" w:rsidRDefault="00A038F5" w:rsidP="00A038F5">
            <w:pPr>
              <w:ind w:left="0"/>
              <w:rPr>
                <w:rFonts w:ascii="Calibri" w:hAnsi="Calibri"/>
                <w:noProof/>
                <w:lang w:val="en-ZA" w:eastAsia="en-ZA"/>
              </w:rPr>
            </w:pPr>
            <w:ins w:id="1129" w:author="Dick" w:date="2019-07-08T06:04:00Z">
              <w:r>
                <w:rPr>
                  <w:rFonts w:asciiTheme="minorHAnsi" w:hAnsiTheme="minorHAnsi" w:cstheme="minorHAnsi"/>
                  <w:sz w:val="24"/>
                  <w:szCs w:val="24"/>
                </w:rPr>
                <w:t>The servers IP name that is running the jBASE Database</w:t>
              </w:r>
              <w:r w:rsidRPr="00E4617A">
                <w:rPr>
                  <w:rFonts w:asciiTheme="minorHAnsi" w:hAnsiTheme="minorHAnsi" w:cstheme="minorHAnsi"/>
                  <w:sz w:val="24"/>
                  <w:szCs w:val="24"/>
                </w:rPr>
                <w:t>.</w:t>
              </w:r>
              <w:r>
                <w:rPr>
                  <w:rFonts w:asciiTheme="minorHAnsi" w:hAnsiTheme="minorHAnsi" w:cstheme="minorHAnsi"/>
                  <w:sz w:val="24"/>
                  <w:szCs w:val="24"/>
                </w:rPr>
                <w:t xml:space="preserve"> </w:t>
              </w:r>
            </w:ins>
            <w:del w:id="1130" w:author="Dick" w:date="2019-07-08T06:04:00Z">
              <w:r w:rsidDel="00A038F5">
                <w:rPr>
                  <w:rFonts w:asciiTheme="minorHAnsi" w:hAnsiTheme="minorHAnsi" w:cstheme="minorHAnsi"/>
                  <w:sz w:val="24"/>
                  <w:szCs w:val="24"/>
                </w:rPr>
                <w:delText>Connecting to a jBASE server</w:delText>
              </w:r>
            </w:del>
          </w:p>
        </w:tc>
      </w:tr>
      <w:tr w:rsidR="00A038F5" w:rsidRPr="00D75462" w14:paraId="7C80345A" w14:textId="77777777" w:rsidTr="00F46A58">
        <w:tc>
          <w:tcPr>
            <w:tcW w:w="2880" w:type="dxa"/>
            <w:shd w:val="clear" w:color="auto" w:fill="auto"/>
            <w:tcPrChange w:id="1131" w:author="Dick" w:date="2019-07-08T09:22:00Z">
              <w:tcPr>
                <w:tcW w:w="2553" w:type="dxa"/>
                <w:shd w:val="clear" w:color="auto" w:fill="auto"/>
              </w:tcPr>
            </w:tcPrChange>
          </w:tcPr>
          <w:p w14:paraId="7846261A" w14:textId="1101B275" w:rsidR="00A038F5" w:rsidRPr="00E4617A" w:rsidRDefault="00A038F5" w:rsidP="00A038F5">
            <w:pPr>
              <w:ind w:left="0"/>
              <w:rPr>
                <w:rFonts w:ascii="Calibri" w:hAnsi="Calibri"/>
                <w:b/>
                <w:bCs/>
                <w:noProof/>
                <w:lang w:val="en-ZA" w:eastAsia="en-ZA"/>
              </w:rPr>
            </w:pPr>
            <w:ins w:id="1132" w:author="Dick" w:date="2019-07-08T06:04:00Z">
              <w:r w:rsidRPr="00E4617A">
                <w:rPr>
                  <w:rFonts w:asciiTheme="minorHAnsi" w:hAnsiTheme="minorHAnsi" w:cstheme="minorHAnsi"/>
                  <w:b/>
                  <w:szCs w:val="22"/>
                </w:rPr>
                <w:t>mvon.</w:t>
              </w:r>
            </w:ins>
            <w:ins w:id="1133" w:author="Dick" w:date="2019-07-08T06:13:00Z">
              <w:r w:rsidR="00F74337">
                <w:rPr>
                  <w:rFonts w:asciiTheme="minorHAnsi" w:hAnsiTheme="minorHAnsi" w:cstheme="minorHAnsi"/>
                  <w:b/>
                  <w:szCs w:val="22"/>
                </w:rPr>
                <w:t>G</w:t>
              </w:r>
            </w:ins>
            <w:ins w:id="1134" w:author="Dick" w:date="2019-07-08T06:04:00Z">
              <w:r>
                <w:rPr>
                  <w:rFonts w:asciiTheme="minorHAnsi" w:hAnsiTheme="minorHAnsi" w:cstheme="minorHAnsi"/>
                  <w:b/>
                  <w:szCs w:val="22"/>
                </w:rPr>
                <w:t>atewayType</w:t>
              </w:r>
            </w:ins>
            <w:del w:id="1135" w:author="Dick" w:date="2019-07-08T06:03: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gatewayPort</w:delText>
              </w:r>
            </w:del>
          </w:p>
        </w:tc>
        <w:tc>
          <w:tcPr>
            <w:tcW w:w="2905" w:type="dxa"/>
            <w:tcPrChange w:id="1136" w:author="Dick" w:date="2019-07-08T09:22:00Z">
              <w:tcPr>
                <w:tcW w:w="2909" w:type="dxa"/>
                <w:gridSpan w:val="2"/>
              </w:tcPr>
            </w:tcPrChange>
          </w:tcPr>
          <w:p w14:paraId="3630A304" w14:textId="5AA25F0F" w:rsidR="00A038F5" w:rsidRPr="00E4617A" w:rsidRDefault="00A038F5" w:rsidP="00A038F5">
            <w:pPr>
              <w:ind w:left="0"/>
              <w:rPr>
                <w:rFonts w:asciiTheme="minorHAnsi" w:hAnsiTheme="minorHAnsi" w:cstheme="minorHAnsi"/>
                <w:sz w:val="24"/>
                <w:szCs w:val="24"/>
              </w:rPr>
            </w:pPr>
            <w:ins w:id="1137" w:author="Dick" w:date="2019-07-08T06:04:00Z">
              <w:r>
                <w:rPr>
                  <w:rFonts w:asciiTheme="minorHAnsi" w:hAnsiTheme="minorHAnsi" w:cstheme="minorHAnsi"/>
                  <w:sz w:val="24"/>
                  <w:szCs w:val="24"/>
                </w:rPr>
                <w:t>jBASE</w:t>
              </w:r>
            </w:ins>
            <w:del w:id="1138" w:author="Dick" w:date="2019-07-08T06:03:00Z">
              <w:r w:rsidDel="00A038F5">
                <w:rPr>
                  <w:rFonts w:asciiTheme="minorHAnsi" w:hAnsiTheme="minorHAnsi" w:cstheme="minorHAnsi"/>
                  <w:sz w:val="24"/>
                  <w:szCs w:val="24"/>
                </w:rPr>
                <w:delText>9004</w:delText>
              </w:r>
            </w:del>
          </w:p>
        </w:tc>
        <w:tc>
          <w:tcPr>
            <w:tcW w:w="3600" w:type="dxa"/>
            <w:shd w:val="clear" w:color="auto" w:fill="auto"/>
            <w:tcPrChange w:id="1139" w:author="Dick" w:date="2019-07-08T09:22:00Z">
              <w:tcPr>
                <w:tcW w:w="3601" w:type="dxa"/>
                <w:shd w:val="clear" w:color="auto" w:fill="auto"/>
              </w:tcPr>
            </w:tcPrChange>
          </w:tcPr>
          <w:p w14:paraId="02EA95C4" w14:textId="2225B0F8" w:rsidR="00A038F5" w:rsidRPr="00D75462" w:rsidRDefault="00A038F5" w:rsidP="00A038F5">
            <w:pPr>
              <w:ind w:left="0"/>
              <w:rPr>
                <w:rFonts w:ascii="Calibri" w:hAnsi="Calibri"/>
                <w:noProof/>
                <w:lang w:val="en-ZA" w:eastAsia="en-ZA"/>
              </w:rPr>
            </w:pPr>
            <w:ins w:id="1140" w:author="Dick" w:date="2019-07-08T06:04:00Z">
              <w:r>
                <w:rPr>
                  <w:rFonts w:asciiTheme="minorHAnsi" w:hAnsiTheme="minorHAnsi" w:cstheme="minorHAnsi"/>
                  <w:sz w:val="24"/>
                  <w:szCs w:val="24"/>
                </w:rPr>
                <w:t>Connecting to a jBASE server</w:t>
              </w:r>
            </w:ins>
            <w:del w:id="1141" w:author="Dick" w:date="2019-07-08T06:03:00Z">
              <w:r w:rsidDel="00A038F5">
                <w:rPr>
                  <w:rFonts w:asciiTheme="minorHAnsi" w:hAnsiTheme="minorHAnsi" w:cstheme="minorHAnsi"/>
                  <w:sz w:val="24"/>
                  <w:szCs w:val="24"/>
                </w:rPr>
                <w:delText>The default port number that the Gateway is listening for connections on.</w:delText>
              </w:r>
            </w:del>
          </w:p>
        </w:tc>
      </w:tr>
      <w:tr w:rsidR="00F74337" w:rsidRPr="00D75462" w14:paraId="70A21081" w14:textId="77777777" w:rsidTr="00F46A58">
        <w:tc>
          <w:tcPr>
            <w:tcW w:w="2880" w:type="dxa"/>
            <w:shd w:val="clear" w:color="auto" w:fill="DEEAF6"/>
            <w:tcPrChange w:id="1142" w:author="Dick" w:date="2019-07-08T09:22:00Z">
              <w:tcPr>
                <w:tcW w:w="2553" w:type="dxa"/>
                <w:shd w:val="clear" w:color="auto" w:fill="DEEAF6"/>
              </w:tcPr>
            </w:tcPrChange>
          </w:tcPr>
          <w:p w14:paraId="5D654AB8" w14:textId="23BD9C68" w:rsidR="00F74337" w:rsidRPr="00E4617A" w:rsidRDefault="00F74337" w:rsidP="00F74337">
            <w:pPr>
              <w:ind w:left="0"/>
              <w:rPr>
                <w:rFonts w:ascii="Calibri" w:hAnsi="Calibri"/>
                <w:b/>
                <w:bCs/>
                <w:noProof/>
                <w:lang w:val="en-ZA" w:eastAsia="en-ZA"/>
              </w:rPr>
            </w:pPr>
            <w:ins w:id="1143" w:author="Dick" w:date="2019-07-08T06:12:00Z">
              <w:r w:rsidRPr="00E4617A">
                <w:rPr>
                  <w:rFonts w:asciiTheme="minorHAnsi" w:hAnsiTheme="minorHAnsi" w:cstheme="minorHAnsi"/>
                  <w:b/>
                  <w:szCs w:val="22"/>
                </w:rPr>
                <w:t>mvon.</w:t>
              </w:r>
              <w:r>
                <w:rPr>
                  <w:rFonts w:asciiTheme="minorHAnsi" w:hAnsiTheme="minorHAnsi" w:cstheme="minorHAnsi"/>
                  <w:b/>
                  <w:szCs w:val="22"/>
                </w:rPr>
                <w:t>UserName</w:t>
              </w:r>
            </w:ins>
            <w:del w:id="1144" w:author="Dick" w:date="2019-07-08T06:04: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UserName</w:delText>
              </w:r>
            </w:del>
          </w:p>
        </w:tc>
        <w:tc>
          <w:tcPr>
            <w:tcW w:w="2905" w:type="dxa"/>
            <w:shd w:val="clear" w:color="auto" w:fill="DEEAF6"/>
            <w:tcPrChange w:id="1145" w:author="Dick" w:date="2019-07-08T09:22:00Z">
              <w:tcPr>
                <w:tcW w:w="2909" w:type="dxa"/>
                <w:gridSpan w:val="2"/>
                <w:shd w:val="clear" w:color="auto" w:fill="DEEAF6"/>
              </w:tcPr>
            </w:tcPrChange>
          </w:tcPr>
          <w:p w14:paraId="11F06683" w14:textId="4ACE5218" w:rsidR="00F74337" w:rsidRPr="00E4617A" w:rsidRDefault="007A60E9" w:rsidP="00F74337">
            <w:pPr>
              <w:ind w:left="0"/>
              <w:rPr>
                <w:rFonts w:asciiTheme="minorHAnsi" w:hAnsiTheme="minorHAnsi" w:cstheme="minorHAnsi"/>
                <w:sz w:val="24"/>
                <w:szCs w:val="24"/>
              </w:rPr>
            </w:pPr>
            <w:ins w:id="1146" w:author="Dick" w:date="2019-07-08T06:30:00Z">
              <w:r>
                <w:rPr>
                  <w:rFonts w:asciiTheme="minorHAnsi" w:hAnsiTheme="minorHAnsi" w:cstheme="minorHAnsi"/>
                  <w:sz w:val="24"/>
                  <w:szCs w:val="24"/>
                </w:rPr>
                <w:t>MVextensions</w:t>
              </w:r>
            </w:ins>
            <w:del w:id="1147" w:author="Dick" w:date="2019-07-08T06:04:00Z">
              <w:r w:rsidR="00F74337" w:rsidDel="00A038F5">
                <w:rPr>
                  <w:rFonts w:asciiTheme="minorHAnsi" w:hAnsiTheme="minorHAnsi" w:cstheme="minorHAnsi"/>
                  <w:sz w:val="24"/>
                  <w:szCs w:val="24"/>
                </w:rPr>
                <w:delText>mvon</w:delText>
              </w:r>
            </w:del>
          </w:p>
        </w:tc>
        <w:tc>
          <w:tcPr>
            <w:tcW w:w="3600" w:type="dxa"/>
            <w:shd w:val="clear" w:color="auto" w:fill="DEEAF6"/>
            <w:tcPrChange w:id="1148" w:author="Dick" w:date="2019-07-08T09:22:00Z">
              <w:tcPr>
                <w:tcW w:w="3601" w:type="dxa"/>
                <w:shd w:val="clear" w:color="auto" w:fill="DEEAF6"/>
              </w:tcPr>
            </w:tcPrChange>
          </w:tcPr>
          <w:p w14:paraId="4E99781F" w14:textId="19949BC0" w:rsidR="00F74337" w:rsidRPr="00D75462" w:rsidRDefault="00F74337" w:rsidP="00F74337">
            <w:pPr>
              <w:ind w:left="0"/>
              <w:rPr>
                <w:rFonts w:ascii="Calibri" w:hAnsi="Calibri"/>
                <w:noProof/>
                <w:lang w:val="en-ZA" w:eastAsia="en-ZA"/>
              </w:rPr>
            </w:pPr>
            <w:ins w:id="1149" w:author="Dick" w:date="2019-07-08T06:12:00Z">
              <w:r>
                <w:rPr>
                  <w:rFonts w:asciiTheme="minorHAnsi" w:hAnsiTheme="minorHAnsi" w:cstheme="minorHAnsi"/>
                  <w:sz w:val="24"/>
                  <w:szCs w:val="24"/>
                </w:rPr>
                <w:t>The Windows/UNIX user id to log into the server.</w:t>
              </w:r>
            </w:ins>
            <w:del w:id="1150" w:author="Dick" w:date="2019-07-08T06:04:00Z">
              <w:r w:rsidDel="00A038F5">
                <w:rPr>
                  <w:rFonts w:asciiTheme="minorHAnsi" w:hAnsiTheme="minorHAnsi" w:cstheme="minorHAnsi"/>
                  <w:sz w:val="24"/>
                  <w:szCs w:val="24"/>
                </w:rPr>
                <w:delText>The Windows/UNIX user id to log into the server.</w:delText>
              </w:r>
            </w:del>
          </w:p>
        </w:tc>
      </w:tr>
      <w:tr w:rsidR="00F74337" w:rsidRPr="00D75462" w14:paraId="41776C3C" w14:textId="77777777" w:rsidTr="00F46A58">
        <w:tc>
          <w:tcPr>
            <w:tcW w:w="2880" w:type="dxa"/>
            <w:shd w:val="clear" w:color="auto" w:fill="auto"/>
            <w:tcPrChange w:id="1151" w:author="Dick" w:date="2019-07-08T09:22:00Z">
              <w:tcPr>
                <w:tcW w:w="2553" w:type="dxa"/>
                <w:shd w:val="clear" w:color="auto" w:fill="auto"/>
              </w:tcPr>
            </w:tcPrChange>
          </w:tcPr>
          <w:p w14:paraId="14601D80" w14:textId="7527E0F3" w:rsidR="00F74337" w:rsidRPr="00E4617A" w:rsidRDefault="00F74337" w:rsidP="00F74337">
            <w:pPr>
              <w:ind w:left="0"/>
              <w:rPr>
                <w:rFonts w:ascii="Calibri" w:hAnsi="Calibri"/>
                <w:b/>
                <w:bCs/>
                <w:noProof/>
                <w:lang w:val="en-ZA" w:eastAsia="en-ZA"/>
              </w:rPr>
            </w:pPr>
            <w:ins w:id="1152" w:author="Dick" w:date="2019-07-08T06:12:00Z">
              <w:r w:rsidRPr="00E4617A">
                <w:rPr>
                  <w:rFonts w:asciiTheme="minorHAnsi" w:hAnsiTheme="minorHAnsi" w:cstheme="minorHAnsi"/>
                  <w:b/>
                  <w:szCs w:val="22"/>
                </w:rPr>
                <w:t>mvon.</w:t>
              </w:r>
              <w:r>
                <w:rPr>
                  <w:rFonts w:asciiTheme="minorHAnsi" w:hAnsiTheme="minorHAnsi" w:cstheme="minorHAnsi"/>
                  <w:b/>
                  <w:szCs w:val="22"/>
                </w:rPr>
                <w:t>Password</w:t>
              </w:r>
            </w:ins>
            <w:del w:id="1153" w:author="Dick" w:date="2019-07-08T06:04:00Z">
              <w:r w:rsidRPr="00E4617A" w:rsidDel="00A038F5">
                <w:rPr>
                  <w:rFonts w:asciiTheme="minorHAnsi" w:hAnsiTheme="minorHAnsi" w:cstheme="minorHAnsi"/>
                  <w:b/>
                  <w:szCs w:val="22"/>
                </w:rPr>
                <w:delText>mvon.</w:delText>
              </w:r>
              <w:r w:rsidDel="00A038F5">
                <w:rPr>
                  <w:rFonts w:asciiTheme="minorHAnsi" w:hAnsiTheme="minorHAnsi" w:cstheme="minorHAnsi"/>
                  <w:b/>
                  <w:szCs w:val="22"/>
                </w:rPr>
                <w:delText>Password</w:delText>
              </w:r>
            </w:del>
          </w:p>
        </w:tc>
        <w:tc>
          <w:tcPr>
            <w:tcW w:w="2905" w:type="dxa"/>
            <w:tcPrChange w:id="1154" w:author="Dick" w:date="2019-07-08T09:22:00Z">
              <w:tcPr>
                <w:tcW w:w="2909" w:type="dxa"/>
                <w:gridSpan w:val="2"/>
              </w:tcPr>
            </w:tcPrChange>
          </w:tcPr>
          <w:p w14:paraId="46587C0F" w14:textId="1F6DC949" w:rsidR="00F74337" w:rsidRDefault="007A60E9" w:rsidP="00F74337">
            <w:pPr>
              <w:ind w:left="0"/>
              <w:rPr>
                <w:rFonts w:ascii="Calibri" w:hAnsi="Calibri"/>
                <w:noProof/>
                <w:lang w:val="en-ZA" w:eastAsia="en-ZA"/>
              </w:rPr>
            </w:pPr>
            <w:ins w:id="1155" w:author="Dick" w:date="2019-07-08T06:30:00Z">
              <w:r>
                <w:rPr>
                  <w:rFonts w:ascii="Calibri" w:hAnsi="Calibri"/>
                  <w:noProof/>
                  <w:lang w:val="en-ZA" w:eastAsia="en-ZA"/>
                </w:rPr>
                <w:t>Password1</w:t>
              </w:r>
            </w:ins>
            <w:del w:id="1156" w:author="Dick" w:date="2019-07-08T06:04:00Z">
              <w:r w:rsidR="00F74337" w:rsidDel="00A038F5">
                <w:rPr>
                  <w:rFonts w:ascii="Calibri" w:hAnsi="Calibri"/>
                  <w:noProof/>
                  <w:lang w:val="en-ZA" w:eastAsia="en-ZA"/>
                </w:rPr>
                <w:delText>mvon#</w:delText>
              </w:r>
            </w:del>
          </w:p>
        </w:tc>
        <w:tc>
          <w:tcPr>
            <w:tcW w:w="3600" w:type="dxa"/>
            <w:shd w:val="clear" w:color="auto" w:fill="auto"/>
            <w:tcPrChange w:id="1157" w:author="Dick" w:date="2019-07-08T09:22:00Z">
              <w:tcPr>
                <w:tcW w:w="3601" w:type="dxa"/>
                <w:shd w:val="clear" w:color="auto" w:fill="auto"/>
              </w:tcPr>
            </w:tcPrChange>
          </w:tcPr>
          <w:p w14:paraId="4B9C2D01" w14:textId="5CEE1455" w:rsidR="00F74337" w:rsidRPr="00D75462" w:rsidRDefault="00F74337" w:rsidP="00F74337">
            <w:pPr>
              <w:ind w:left="0"/>
              <w:rPr>
                <w:rFonts w:ascii="Calibri" w:hAnsi="Calibri"/>
                <w:noProof/>
                <w:lang w:val="en-ZA" w:eastAsia="en-ZA"/>
              </w:rPr>
            </w:pPr>
            <w:ins w:id="1158" w:author="Dick" w:date="2019-07-08T06:12:00Z">
              <w:r>
                <w:rPr>
                  <w:rFonts w:ascii="Calibri" w:hAnsi="Calibri"/>
                  <w:noProof/>
                  <w:lang w:val="en-ZA" w:eastAsia="en-ZA"/>
                </w:rPr>
                <w:t>The password for the user above.</w:t>
              </w:r>
            </w:ins>
            <w:del w:id="1159" w:author="Dick" w:date="2019-07-08T06:04:00Z">
              <w:r w:rsidDel="00A038F5">
                <w:rPr>
                  <w:rFonts w:ascii="Calibri" w:hAnsi="Calibri"/>
                  <w:noProof/>
                  <w:lang w:val="en-ZA" w:eastAsia="en-ZA"/>
                </w:rPr>
                <w:delText>The password for the user above.</w:delText>
              </w:r>
            </w:del>
          </w:p>
        </w:tc>
      </w:tr>
      <w:tr w:rsidR="00F74337" w:rsidRPr="00D75462" w:rsidDel="00F74337" w14:paraId="4BBDBDE0" w14:textId="5AA6401A" w:rsidTr="00F46A58">
        <w:trPr>
          <w:del w:id="1160" w:author="Dick" w:date="2019-07-08T06:13:00Z"/>
        </w:trPr>
        <w:tc>
          <w:tcPr>
            <w:tcW w:w="2880" w:type="dxa"/>
            <w:shd w:val="clear" w:color="auto" w:fill="auto"/>
            <w:tcPrChange w:id="1161" w:author="Dick" w:date="2019-07-08T09:22:00Z">
              <w:tcPr>
                <w:tcW w:w="2553" w:type="dxa"/>
                <w:shd w:val="clear" w:color="auto" w:fill="auto"/>
              </w:tcPr>
            </w:tcPrChange>
          </w:tcPr>
          <w:p w14:paraId="1D8010B7" w14:textId="4351FCA6" w:rsidR="00F74337" w:rsidRPr="00E4617A" w:rsidDel="00F74337" w:rsidRDefault="00F74337" w:rsidP="00F74337">
            <w:pPr>
              <w:ind w:left="0"/>
              <w:rPr>
                <w:del w:id="1162" w:author="Dick" w:date="2019-07-08T06:13:00Z"/>
                <w:rFonts w:asciiTheme="minorHAnsi" w:hAnsiTheme="minorHAnsi" w:cstheme="minorHAnsi"/>
                <w:b/>
                <w:szCs w:val="22"/>
              </w:rPr>
            </w:pPr>
            <w:del w:id="1163" w:author="Dick" w:date="2019-07-08T06:04:00Z">
              <w:r w:rsidDel="00A038F5">
                <w:rPr>
                  <w:rFonts w:asciiTheme="minorHAnsi" w:hAnsiTheme="minorHAnsi" w:cstheme="minorHAnsi"/>
                  <w:b/>
                  <w:szCs w:val="22"/>
                </w:rPr>
                <w:delText>Mvon.Account</w:delText>
              </w:r>
            </w:del>
          </w:p>
        </w:tc>
        <w:tc>
          <w:tcPr>
            <w:tcW w:w="2905" w:type="dxa"/>
            <w:tcPrChange w:id="1164" w:author="Dick" w:date="2019-07-08T09:22:00Z">
              <w:tcPr>
                <w:tcW w:w="2909" w:type="dxa"/>
                <w:gridSpan w:val="2"/>
              </w:tcPr>
            </w:tcPrChange>
          </w:tcPr>
          <w:p w14:paraId="550E0AEE" w14:textId="3B563642" w:rsidR="00F74337" w:rsidDel="00F74337" w:rsidRDefault="00F74337" w:rsidP="00F74337">
            <w:pPr>
              <w:ind w:left="0"/>
              <w:rPr>
                <w:del w:id="1165" w:author="Dick" w:date="2019-07-08T06:13:00Z"/>
                <w:rFonts w:ascii="Calibri" w:hAnsi="Calibri"/>
                <w:noProof/>
                <w:lang w:val="en-ZA" w:eastAsia="en-ZA"/>
              </w:rPr>
            </w:pPr>
          </w:p>
        </w:tc>
        <w:tc>
          <w:tcPr>
            <w:tcW w:w="3600" w:type="dxa"/>
            <w:shd w:val="clear" w:color="auto" w:fill="auto"/>
            <w:tcPrChange w:id="1166" w:author="Dick" w:date="2019-07-08T09:22:00Z">
              <w:tcPr>
                <w:tcW w:w="3601" w:type="dxa"/>
                <w:shd w:val="clear" w:color="auto" w:fill="auto"/>
              </w:tcPr>
            </w:tcPrChange>
          </w:tcPr>
          <w:p w14:paraId="16C62D1F" w14:textId="756C6687" w:rsidR="00F74337" w:rsidDel="00F74337" w:rsidRDefault="00F74337" w:rsidP="00F74337">
            <w:pPr>
              <w:ind w:left="0"/>
              <w:rPr>
                <w:del w:id="1167" w:author="Dick" w:date="2019-07-08T06:13:00Z"/>
                <w:rFonts w:ascii="Calibri" w:hAnsi="Calibri"/>
                <w:noProof/>
                <w:lang w:val="en-ZA" w:eastAsia="en-ZA"/>
              </w:rPr>
            </w:pPr>
            <w:del w:id="1168" w:author="Dick" w:date="2019-07-08T06:04:00Z">
              <w:r w:rsidDel="00A038F5">
                <w:rPr>
                  <w:rFonts w:ascii="Calibri" w:hAnsi="Calibri"/>
                  <w:noProof/>
                  <w:lang w:val="en-ZA" w:eastAsia="en-ZA"/>
                </w:rPr>
                <w:delText>This is blank, jBASE uses the default path of the user for the account.</w:delText>
              </w:r>
            </w:del>
          </w:p>
        </w:tc>
      </w:tr>
      <w:tr w:rsidR="00F74337" w:rsidRPr="00D75462" w14:paraId="1AF0F6AF" w14:textId="77777777" w:rsidTr="00F46A58">
        <w:trPr>
          <w:ins w:id="1169" w:author="Dick" w:date="2019-07-08T06:04:00Z"/>
        </w:trPr>
        <w:tc>
          <w:tcPr>
            <w:tcW w:w="2880" w:type="dxa"/>
            <w:shd w:val="clear" w:color="auto" w:fill="DEEAF6"/>
            <w:tcPrChange w:id="1170" w:author="Dick" w:date="2019-07-08T09:22:00Z">
              <w:tcPr>
                <w:tcW w:w="2553" w:type="dxa"/>
                <w:shd w:val="clear" w:color="auto" w:fill="auto"/>
              </w:tcPr>
            </w:tcPrChange>
          </w:tcPr>
          <w:p w14:paraId="54CA09AE" w14:textId="0B43889E" w:rsidR="00F74337" w:rsidRDefault="00F74337" w:rsidP="00F74337">
            <w:pPr>
              <w:ind w:left="0"/>
              <w:rPr>
                <w:ins w:id="1171" w:author="Dick" w:date="2019-07-08T06:04:00Z"/>
                <w:rFonts w:asciiTheme="minorHAnsi" w:hAnsiTheme="minorHAnsi" w:cstheme="minorHAnsi"/>
                <w:b/>
                <w:szCs w:val="22"/>
              </w:rPr>
            </w:pPr>
            <w:ins w:id="1172" w:author="Dick" w:date="2019-07-08T06:12:00Z">
              <w:r>
                <w:rPr>
                  <w:rFonts w:asciiTheme="minorHAnsi" w:hAnsiTheme="minorHAnsi" w:cstheme="minorHAnsi"/>
                  <w:b/>
                  <w:szCs w:val="22"/>
                </w:rPr>
                <w:t>Mvon.Account</w:t>
              </w:r>
            </w:ins>
          </w:p>
        </w:tc>
        <w:tc>
          <w:tcPr>
            <w:tcW w:w="2905" w:type="dxa"/>
            <w:shd w:val="clear" w:color="auto" w:fill="DEEAF6"/>
            <w:tcPrChange w:id="1173" w:author="Dick" w:date="2019-07-08T09:22:00Z">
              <w:tcPr>
                <w:tcW w:w="2909" w:type="dxa"/>
              </w:tcPr>
            </w:tcPrChange>
          </w:tcPr>
          <w:p w14:paraId="65E24215" w14:textId="77777777" w:rsidR="00F74337" w:rsidRDefault="00F74337" w:rsidP="00F74337">
            <w:pPr>
              <w:ind w:left="0"/>
              <w:rPr>
                <w:ins w:id="1174" w:author="Dick" w:date="2019-07-08T06:04:00Z"/>
                <w:rFonts w:ascii="Calibri" w:hAnsi="Calibri"/>
                <w:noProof/>
                <w:lang w:val="en-ZA" w:eastAsia="en-ZA"/>
              </w:rPr>
            </w:pPr>
          </w:p>
        </w:tc>
        <w:tc>
          <w:tcPr>
            <w:tcW w:w="3600" w:type="dxa"/>
            <w:shd w:val="clear" w:color="auto" w:fill="DEEAF6"/>
            <w:tcPrChange w:id="1175" w:author="Dick" w:date="2019-07-08T09:22:00Z">
              <w:tcPr>
                <w:tcW w:w="3601" w:type="dxa"/>
                <w:gridSpan w:val="2"/>
                <w:shd w:val="clear" w:color="auto" w:fill="auto"/>
              </w:tcPr>
            </w:tcPrChange>
          </w:tcPr>
          <w:p w14:paraId="340E12B8" w14:textId="38DCCC66" w:rsidR="00F74337" w:rsidRDefault="00F74337" w:rsidP="00F74337">
            <w:pPr>
              <w:ind w:left="0"/>
              <w:rPr>
                <w:ins w:id="1176" w:author="Dick" w:date="2019-07-08T06:04:00Z"/>
                <w:rFonts w:ascii="Calibri" w:hAnsi="Calibri"/>
                <w:noProof/>
                <w:lang w:val="en-ZA" w:eastAsia="en-ZA"/>
              </w:rPr>
            </w:pPr>
            <w:ins w:id="1177" w:author="Dick" w:date="2019-07-08T06:12:00Z">
              <w:r>
                <w:rPr>
                  <w:rFonts w:ascii="Calibri" w:hAnsi="Calibri"/>
                  <w:noProof/>
                  <w:lang w:val="en-ZA" w:eastAsia="en-ZA"/>
                </w:rPr>
                <w:t>This is blank, jBASE uses the default path of the user for the account.</w:t>
              </w:r>
            </w:ins>
          </w:p>
        </w:tc>
      </w:tr>
    </w:tbl>
    <w:p w14:paraId="492A1C62" w14:textId="77777777" w:rsidR="005A50EB" w:rsidRPr="00374EDA" w:rsidRDefault="005A50EB" w:rsidP="005A50EB">
      <w:pPr>
        <w:ind w:left="0"/>
        <w:rPr>
          <w:rFonts w:ascii="Calibri" w:hAnsi="Calibri"/>
          <w:noProof/>
          <w:lang w:val="en-ZA" w:eastAsia="en-ZA"/>
        </w:rPr>
      </w:pPr>
      <w:r>
        <w:rPr>
          <w:rFonts w:ascii="Calibri" w:hAnsi="Calibri"/>
          <w:noProof/>
          <w:lang w:val="en-ZA" w:eastAsia="en-ZA"/>
        </w:rPr>
        <w:t xml:space="preserve">A record in the </w:t>
      </w:r>
      <w:r w:rsidRPr="00374EDA">
        <w:rPr>
          <w:rFonts w:ascii="Calibri" w:hAnsi="Calibri"/>
          <w:b/>
          <w:noProof/>
          <w:lang w:val="en-ZA" w:eastAsia="en-ZA"/>
        </w:rPr>
        <w:t>MD</w:t>
      </w:r>
      <w:r>
        <w:rPr>
          <w:rFonts w:ascii="Calibri" w:hAnsi="Calibri"/>
          <w:noProof/>
          <w:lang w:val="en-ZA" w:eastAsia="en-ZA"/>
        </w:rPr>
        <w:t xml:space="preserve"> called </w:t>
      </w:r>
      <w:r w:rsidRPr="00374EDA">
        <w:rPr>
          <w:rFonts w:ascii="Calibri" w:hAnsi="Calibri"/>
          <w:b/>
          <w:noProof/>
          <w:lang w:val="en-ZA" w:eastAsia="en-ZA"/>
        </w:rPr>
        <w:t>MVONFILES</w:t>
      </w:r>
      <w:r>
        <w:rPr>
          <w:rFonts w:ascii="Calibri" w:hAnsi="Calibri"/>
          <w:b/>
          <w:noProof/>
          <w:lang w:val="en-ZA" w:eastAsia="en-ZA"/>
        </w:rPr>
        <w:t xml:space="preserve"> </w:t>
      </w:r>
      <w:r>
        <w:rPr>
          <w:rFonts w:ascii="Calibri" w:hAnsi="Calibri"/>
          <w:noProof/>
          <w:lang w:val="en-ZA" w:eastAsia="en-ZA"/>
        </w:rPr>
        <w:t>can used as a list of available files, alternatively all files are displayed.</w:t>
      </w:r>
    </w:p>
    <w:p w14:paraId="6F8FA58E" w14:textId="77777777" w:rsidR="00396B2D" w:rsidRPr="004D4BD3" w:rsidRDefault="00396B2D" w:rsidP="00396B2D">
      <w:pPr>
        <w:ind w:left="0"/>
        <w:rPr>
          <w:rFonts w:ascii="Calibri" w:hAnsi="Calibri"/>
          <w:noProof/>
          <w:lang w:val="en-ZA" w:eastAsia="en-ZA"/>
        </w:rPr>
      </w:pPr>
    </w:p>
    <w:p w14:paraId="74CF1D23" w14:textId="77777777" w:rsidR="00344F9D" w:rsidRDefault="00344F9D">
      <w:pPr>
        <w:spacing w:before="0"/>
        <w:ind w:left="0"/>
        <w:rPr>
          <w:rFonts w:ascii="Calibri" w:hAnsi="Calibri"/>
          <w:noProof/>
          <w:lang w:val="en-ZA" w:eastAsia="en-ZA"/>
        </w:rPr>
      </w:pPr>
      <w:r>
        <w:rPr>
          <w:rFonts w:ascii="Calibri" w:hAnsi="Calibri"/>
          <w:noProof/>
          <w:lang w:val="en-ZA" w:eastAsia="en-ZA"/>
        </w:rPr>
        <w:br w:type="page"/>
      </w:r>
    </w:p>
    <w:p w14:paraId="489DBEED" w14:textId="77777777" w:rsidR="00344F9D" w:rsidRDefault="00344F9D" w:rsidP="00344F9D">
      <w:pPr>
        <w:pStyle w:val="Heading2"/>
        <w:rPr>
          <w:noProof/>
          <w:lang w:val="en-ZA" w:eastAsia="en-ZA"/>
        </w:rPr>
      </w:pPr>
      <w:bookmarkStart w:id="1178" w:name="_Toc13454200"/>
      <w:r>
        <w:rPr>
          <w:noProof/>
          <w:lang w:val="en-ZA" w:eastAsia="en-ZA"/>
        </w:rPr>
        <w:lastRenderedPageBreak/>
        <w:t>D3</w:t>
      </w:r>
      <w:bookmarkEnd w:id="1178"/>
    </w:p>
    <w:p w14:paraId="66B263A3" w14:textId="77777777"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64A54060" w14:textId="77777777" w:rsidR="00344F9D" w:rsidRPr="00F74337" w:rsidRDefault="00344F9D" w:rsidP="00344F9D">
      <w:pPr>
        <w:shd w:val="clear" w:color="auto" w:fill="FFFFFF"/>
        <w:spacing w:before="0" w:line="285" w:lineRule="atLeast"/>
        <w:ind w:left="0"/>
        <w:rPr>
          <w:rFonts w:ascii="Consolas" w:hAnsi="Consolas"/>
          <w:sz w:val="21"/>
          <w:szCs w:val="21"/>
          <w:rPrChange w:id="1179" w:author="Dick" w:date="2019-07-08T06:14:00Z">
            <w:rPr>
              <w:rFonts w:ascii="Consolas" w:hAnsi="Consolas"/>
              <w:color w:val="000000"/>
              <w:sz w:val="21"/>
              <w:szCs w:val="21"/>
            </w:rPr>
          </w:rPrChange>
        </w:rPr>
      </w:pPr>
      <w:r w:rsidRPr="00F74337">
        <w:rPr>
          <w:rFonts w:ascii="Consolas" w:hAnsi="Consolas"/>
          <w:sz w:val="21"/>
          <w:szCs w:val="21"/>
          <w:rPrChange w:id="1180" w:author="Dick" w:date="2019-07-08T06:14:00Z">
            <w:rPr>
              <w:rFonts w:ascii="Consolas" w:hAnsi="Consolas"/>
              <w:color w:val="000000"/>
              <w:sz w:val="21"/>
              <w:szCs w:val="21"/>
            </w:rPr>
          </w:rPrChange>
        </w:rPr>
        <w:t>    </w:t>
      </w:r>
      <w:r w:rsidRPr="00F74337">
        <w:rPr>
          <w:rFonts w:ascii="Consolas" w:hAnsi="Consolas"/>
          <w:sz w:val="21"/>
          <w:szCs w:val="21"/>
          <w:rPrChange w:id="1181" w:author="Dick" w:date="2019-07-08T06:14:00Z">
            <w:rPr>
              <w:rFonts w:ascii="Consolas" w:hAnsi="Consolas"/>
              <w:color w:val="0451A5"/>
              <w:sz w:val="21"/>
              <w:szCs w:val="21"/>
            </w:rPr>
          </w:rPrChange>
        </w:rPr>
        <w:t>"folders"</w:t>
      </w:r>
      <w:r w:rsidRPr="00F74337">
        <w:rPr>
          <w:rFonts w:ascii="Consolas" w:hAnsi="Consolas"/>
          <w:sz w:val="21"/>
          <w:szCs w:val="21"/>
          <w:rPrChange w:id="1182" w:author="Dick" w:date="2019-07-08T06:14:00Z">
            <w:rPr>
              <w:rFonts w:ascii="Consolas" w:hAnsi="Consolas"/>
              <w:color w:val="000000"/>
              <w:sz w:val="21"/>
              <w:szCs w:val="21"/>
            </w:rPr>
          </w:rPrChange>
        </w:rPr>
        <w:t>:[</w:t>
      </w:r>
    </w:p>
    <w:p w14:paraId="32A38CC0" w14:textId="77777777" w:rsidR="00344F9D" w:rsidRPr="00F74337" w:rsidRDefault="00344F9D" w:rsidP="00344F9D">
      <w:pPr>
        <w:shd w:val="clear" w:color="auto" w:fill="FFFFFF"/>
        <w:spacing w:before="0" w:line="285" w:lineRule="atLeast"/>
        <w:ind w:left="0"/>
        <w:rPr>
          <w:rFonts w:ascii="Consolas" w:hAnsi="Consolas"/>
          <w:sz w:val="21"/>
          <w:szCs w:val="21"/>
          <w:rPrChange w:id="1183" w:author="Dick" w:date="2019-07-08T06:14:00Z">
            <w:rPr>
              <w:rFonts w:ascii="Consolas" w:hAnsi="Consolas"/>
              <w:color w:val="000000"/>
              <w:sz w:val="21"/>
              <w:szCs w:val="21"/>
            </w:rPr>
          </w:rPrChange>
        </w:rPr>
      </w:pPr>
      <w:r w:rsidRPr="00F74337">
        <w:rPr>
          <w:rFonts w:ascii="Consolas" w:hAnsi="Consolas"/>
          <w:sz w:val="21"/>
          <w:szCs w:val="21"/>
          <w:rPrChange w:id="1184" w:author="Dick" w:date="2019-07-08T06:14:00Z">
            <w:rPr>
              <w:rFonts w:ascii="Consolas" w:hAnsi="Consolas"/>
              <w:color w:val="000000"/>
              <w:sz w:val="21"/>
              <w:szCs w:val="21"/>
            </w:rPr>
          </w:rPrChange>
        </w:rPr>
        <w:t xml:space="preserve">        {</w:t>
      </w:r>
    </w:p>
    <w:p w14:paraId="475B6E7A" w14:textId="77777777" w:rsidR="00344F9D" w:rsidRPr="00F74337" w:rsidRDefault="00344F9D" w:rsidP="00344F9D">
      <w:pPr>
        <w:shd w:val="clear" w:color="auto" w:fill="FFFFFF"/>
        <w:spacing w:before="0" w:line="285" w:lineRule="atLeast"/>
        <w:ind w:left="0"/>
        <w:rPr>
          <w:rFonts w:ascii="Consolas" w:hAnsi="Consolas"/>
          <w:sz w:val="21"/>
          <w:szCs w:val="21"/>
          <w:rPrChange w:id="1185" w:author="Dick" w:date="2019-07-08T06:14:00Z">
            <w:rPr>
              <w:rFonts w:ascii="Consolas" w:hAnsi="Consolas"/>
              <w:color w:val="000000"/>
              <w:sz w:val="21"/>
              <w:szCs w:val="21"/>
            </w:rPr>
          </w:rPrChange>
        </w:rPr>
      </w:pPr>
      <w:r w:rsidRPr="00F74337">
        <w:rPr>
          <w:rFonts w:ascii="Consolas" w:hAnsi="Consolas"/>
          <w:sz w:val="21"/>
          <w:szCs w:val="21"/>
          <w:rPrChange w:id="1186" w:author="Dick" w:date="2019-07-08T06:14:00Z">
            <w:rPr>
              <w:rFonts w:ascii="Consolas" w:hAnsi="Consolas"/>
              <w:color w:val="000000"/>
              <w:sz w:val="21"/>
              <w:szCs w:val="21"/>
            </w:rPr>
          </w:rPrChange>
        </w:rPr>
        <w:t xml:space="preserve">            </w:t>
      </w:r>
      <w:r w:rsidRPr="00F74337">
        <w:rPr>
          <w:rFonts w:ascii="Consolas" w:hAnsi="Consolas"/>
          <w:sz w:val="21"/>
          <w:szCs w:val="21"/>
          <w:rPrChange w:id="1187" w:author="Dick" w:date="2019-07-08T06:14:00Z">
            <w:rPr>
              <w:rFonts w:ascii="Consolas" w:hAnsi="Consolas"/>
              <w:color w:val="0451A5"/>
              <w:sz w:val="21"/>
              <w:szCs w:val="21"/>
            </w:rPr>
          </w:rPrChange>
        </w:rPr>
        <w:t>"uri"</w:t>
      </w:r>
      <w:r w:rsidRPr="00F74337">
        <w:rPr>
          <w:rFonts w:ascii="Consolas" w:hAnsi="Consolas"/>
          <w:sz w:val="21"/>
          <w:szCs w:val="21"/>
          <w:rPrChange w:id="1188" w:author="Dick" w:date="2019-07-08T06:14:00Z">
            <w:rPr>
              <w:rFonts w:ascii="Consolas" w:hAnsi="Consolas"/>
              <w:color w:val="000000"/>
              <w:sz w:val="21"/>
              <w:szCs w:val="21"/>
            </w:rPr>
          </w:rPrChange>
        </w:rPr>
        <w:t xml:space="preserve">: </w:t>
      </w:r>
      <w:r w:rsidRPr="00F74337">
        <w:rPr>
          <w:rFonts w:ascii="Consolas" w:hAnsi="Consolas"/>
          <w:sz w:val="21"/>
          <w:szCs w:val="21"/>
          <w:rPrChange w:id="1189" w:author="Dick" w:date="2019-07-08T06:14:00Z">
            <w:rPr>
              <w:rFonts w:ascii="Consolas" w:hAnsi="Consolas"/>
              <w:color w:val="A31515"/>
              <w:sz w:val="21"/>
              <w:szCs w:val="21"/>
            </w:rPr>
          </w:rPrChange>
        </w:rPr>
        <w:t>"GatewayFS:/"</w:t>
      </w:r>
      <w:r w:rsidRPr="00F74337">
        <w:rPr>
          <w:rFonts w:ascii="Consolas" w:hAnsi="Consolas"/>
          <w:sz w:val="21"/>
          <w:szCs w:val="21"/>
          <w:rPrChange w:id="1190" w:author="Dick" w:date="2019-07-08T06:14:00Z">
            <w:rPr>
              <w:rFonts w:ascii="Consolas" w:hAnsi="Consolas"/>
              <w:color w:val="000000"/>
              <w:sz w:val="21"/>
              <w:szCs w:val="21"/>
            </w:rPr>
          </w:rPrChange>
        </w:rPr>
        <w:t>,</w:t>
      </w:r>
      <w:r w:rsidRPr="00F74337">
        <w:rPr>
          <w:rFonts w:ascii="Consolas" w:hAnsi="Consolas"/>
          <w:sz w:val="21"/>
          <w:szCs w:val="21"/>
          <w:rPrChange w:id="1191" w:author="Dick" w:date="2019-07-08T06:14:00Z">
            <w:rPr>
              <w:rFonts w:ascii="Consolas" w:hAnsi="Consolas"/>
              <w:color w:val="000000"/>
              <w:sz w:val="21"/>
              <w:szCs w:val="21"/>
            </w:rPr>
          </w:rPrChange>
        </w:rPr>
        <w:tab/>
      </w:r>
    </w:p>
    <w:p w14:paraId="19AA1829" w14:textId="23132E88" w:rsidR="00344F9D" w:rsidRPr="00F74337" w:rsidRDefault="00344F9D" w:rsidP="00344F9D">
      <w:pPr>
        <w:shd w:val="clear" w:color="auto" w:fill="FFFFFF"/>
        <w:spacing w:before="0" w:line="285" w:lineRule="atLeast"/>
        <w:ind w:left="0"/>
        <w:rPr>
          <w:rFonts w:ascii="Consolas" w:hAnsi="Consolas"/>
          <w:sz w:val="21"/>
          <w:szCs w:val="21"/>
          <w:rPrChange w:id="1192" w:author="Dick" w:date="2019-07-08T06:14:00Z">
            <w:rPr>
              <w:rFonts w:ascii="Consolas" w:hAnsi="Consolas"/>
              <w:color w:val="000000"/>
              <w:sz w:val="21"/>
              <w:szCs w:val="21"/>
            </w:rPr>
          </w:rPrChange>
        </w:rPr>
      </w:pPr>
      <w:r w:rsidRPr="00F74337">
        <w:rPr>
          <w:rFonts w:ascii="Consolas" w:hAnsi="Consolas"/>
          <w:sz w:val="21"/>
          <w:szCs w:val="21"/>
          <w:rPrChange w:id="1193" w:author="Dick" w:date="2019-07-08T06:14:00Z">
            <w:rPr>
              <w:rFonts w:ascii="Consolas" w:hAnsi="Consolas"/>
              <w:color w:val="000000"/>
              <w:sz w:val="21"/>
              <w:szCs w:val="21"/>
            </w:rPr>
          </w:rPrChange>
        </w:rPr>
        <w:t xml:space="preserve">            </w:t>
      </w:r>
      <w:r w:rsidRPr="00F74337">
        <w:rPr>
          <w:rFonts w:ascii="Consolas" w:hAnsi="Consolas"/>
          <w:sz w:val="21"/>
          <w:szCs w:val="21"/>
          <w:rPrChange w:id="1194" w:author="Dick" w:date="2019-07-08T06:14:00Z">
            <w:rPr>
              <w:rFonts w:ascii="Consolas" w:hAnsi="Consolas"/>
              <w:color w:val="0451A5"/>
              <w:sz w:val="21"/>
              <w:szCs w:val="21"/>
            </w:rPr>
          </w:rPrChange>
        </w:rPr>
        <w:t>"name"</w:t>
      </w:r>
      <w:r w:rsidRPr="00F74337">
        <w:rPr>
          <w:rFonts w:ascii="Consolas" w:hAnsi="Consolas"/>
          <w:sz w:val="21"/>
          <w:szCs w:val="21"/>
          <w:rPrChange w:id="1195" w:author="Dick" w:date="2019-07-08T06:14:00Z">
            <w:rPr>
              <w:rFonts w:ascii="Consolas" w:hAnsi="Consolas"/>
              <w:color w:val="000000"/>
              <w:sz w:val="21"/>
              <w:szCs w:val="21"/>
            </w:rPr>
          </w:rPrChange>
        </w:rPr>
        <w:t xml:space="preserve">: </w:t>
      </w:r>
      <w:r w:rsidRPr="00F74337">
        <w:rPr>
          <w:rFonts w:ascii="Consolas" w:hAnsi="Consolas"/>
          <w:sz w:val="21"/>
          <w:szCs w:val="21"/>
          <w:rPrChange w:id="1196" w:author="Dick" w:date="2019-07-08T06:14:00Z">
            <w:rPr>
              <w:rFonts w:ascii="Consolas" w:hAnsi="Consolas"/>
              <w:color w:val="A31515"/>
              <w:sz w:val="21"/>
              <w:szCs w:val="21"/>
            </w:rPr>
          </w:rPrChange>
        </w:rPr>
        <w:t xml:space="preserve">"Account </w:t>
      </w:r>
      <w:del w:id="1197" w:author="Dick" w:date="2019-07-08T06:31:00Z">
        <w:r w:rsidRPr="00F74337" w:rsidDel="007A60E9">
          <w:rPr>
            <w:rFonts w:ascii="Consolas" w:hAnsi="Consolas"/>
            <w:sz w:val="21"/>
            <w:szCs w:val="21"/>
            <w:rPrChange w:id="1198" w:author="Dick" w:date="2019-07-08T06:14:00Z">
              <w:rPr>
                <w:rFonts w:ascii="Consolas" w:hAnsi="Consolas"/>
                <w:color w:val="A31515"/>
                <w:sz w:val="21"/>
                <w:szCs w:val="21"/>
              </w:rPr>
            </w:rPrChange>
          </w:rPr>
          <w:delText>-</w:delText>
        </w:r>
      </w:del>
      <w:ins w:id="1199" w:author="Dick" w:date="2019-07-08T06:31:00Z">
        <w:r w:rsidR="007A60E9">
          <w:rPr>
            <w:rFonts w:ascii="Consolas" w:hAnsi="Consolas"/>
            <w:sz w:val="21"/>
            <w:szCs w:val="21"/>
          </w:rPr>
          <w:t>–</w:t>
        </w:r>
      </w:ins>
      <w:r w:rsidRPr="00F74337">
        <w:rPr>
          <w:rFonts w:ascii="Consolas" w:hAnsi="Consolas"/>
          <w:sz w:val="21"/>
          <w:szCs w:val="21"/>
          <w:rPrChange w:id="1200" w:author="Dick" w:date="2019-07-08T06:14:00Z">
            <w:rPr>
              <w:rFonts w:ascii="Consolas" w:hAnsi="Consolas"/>
              <w:color w:val="A31515"/>
              <w:sz w:val="21"/>
              <w:szCs w:val="21"/>
            </w:rPr>
          </w:rPrChange>
        </w:rPr>
        <w:t xml:space="preserve"> </w:t>
      </w:r>
      <w:del w:id="1201" w:author="Dick" w:date="2019-07-08T06:31:00Z">
        <w:r w:rsidR="00374EDA" w:rsidRPr="00F74337" w:rsidDel="007A60E9">
          <w:rPr>
            <w:rFonts w:ascii="Consolas" w:hAnsi="Consolas"/>
            <w:sz w:val="21"/>
            <w:szCs w:val="21"/>
            <w:rPrChange w:id="1202" w:author="Dick" w:date="2019-07-08T06:14:00Z">
              <w:rPr>
                <w:rFonts w:ascii="Consolas" w:hAnsi="Consolas"/>
                <w:color w:val="A31515"/>
                <w:sz w:val="21"/>
                <w:szCs w:val="21"/>
              </w:rPr>
            </w:rPrChange>
          </w:rPr>
          <w:delText>DM</w:delText>
        </w:r>
      </w:del>
      <w:ins w:id="1203" w:author="Dick" w:date="2019-07-08T06:31:00Z">
        <w:r w:rsidR="007A60E9" w:rsidRPr="00F74337">
          <w:rPr>
            <w:rFonts w:ascii="Consolas" w:hAnsi="Consolas"/>
            <w:sz w:val="21"/>
            <w:szCs w:val="21"/>
            <w:rPrChange w:id="1204" w:author="Dick" w:date="2019-07-08T06:14:00Z">
              <w:rPr>
                <w:rFonts w:ascii="Consolas" w:hAnsi="Consolas"/>
                <w:color w:val="A31515"/>
                <w:sz w:val="21"/>
                <w:szCs w:val="21"/>
              </w:rPr>
            </w:rPrChange>
          </w:rPr>
          <w:t>D</w:t>
        </w:r>
        <w:r w:rsidR="007A60E9">
          <w:rPr>
            <w:rFonts w:ascii="Consolas" w:hAnsi="Consolas"/>
            <w:sz w:val="21"/>
            <w:szCs w:val="21"/>
          </w:rPr>
          <w:t>3</w:t>
        </w:r>
      </w:ins>
      <w:r w:rsidRPr="00F74337">
        <w:rPr>
          <w:rFonts w:ascii="Consolas" w:hAnsi="Consolas"/>
          <w:sz w:val="21"/>
          <w:szCs w:val="21"/>
          <w:rPrChange w:id="1205" w:author="Dick" w:date="2019-07-08T06:14:00Z">
            <w:rPr>
              <w:rFonts w:ascii="Consolas" w:hAnsi="Consolas"/>
              <w:color w:val="A31515"/>
              <w:sz w:val="21"/>
              <w:szCs w:val="21"/>
            </w:rPr>
          </w:rPrChange>
        </w:rPr>
        <w:t>"</w:t>
      </w:r>
      <w:r w:rsidRPr="00F74337">
        <w:rPr>
          <w:rFonts w:ascii="Consolas" w:hAnsi="Consolas"/>
          <w:sz w:val="21"/>
          <w:szCs w:val="21"/>
          <w:rPrChange w:id="1206" w:author="Dick" w:date="2019-07-08T06:14:00Z">
            <w:rPr>
              <w:rFonts w:ascii="Consolas" w:hAnsi="Consolas"/>
              <w:color w:val="000000"/>
              <w:sz w:val="21"/>
              <w:szCs w:val="21"/>
            </w:rPr>
          </w:rPrChange>
        </w:rPr>
        <w:t>,</w:t>
      </w:r>
    </w:p>
    <w:p w14:paraId="2D6DAE91" w14:textId="77777777" w:rsidR="00344F9D" w:rsidRPr="00F74337" w:rsidRDefault="00344F9D" w:rsidP="00344F9D">
      <w:pPr>
        <w:shd w:val="clear" w:color="auto" w:fill="FFFFFF"/>
        <w:spacing w:before="0" w:line="285" w:lineRule="atLeast"/>
        <w:ind w:left="0"/>
        <w:rPr>
          <w:rFonts w:ascii="Consolas" w:hAnsi="Consolas"/>
          <w:sz w:val="21"/>
          <w:szCs w:val="21"/>
          <w:rPrChange w:id="1207" w:author="Dick" w:date="2019-07-08T06:14:00Z">
            <w:rPr>
              <w:rFonts w:ascii="Consolas" w:hAnsi="Consolas"/>
              <w:color w:val="000000"/>
              <w:sz w:val="21"/>
              <w:szCs w:val="21"/>
            </w:rPr>
          </w:rPrChange>
        </w:rPr>
      </w:pPr>
      <w:r w:rsidRPr="00F74337">
        <w:rPr>
          <w:rFonts w:ascii="Consolas" w:hAnsi="Consolas"/>
          <w:sz w:val="21"/>
          <w:szCs w:val="21"/>
          <w:rPrChange w:id="1208" w:author="Dick" w:date="2019-07-08T06:14:00Z">
            <w:rPr>
              <w:rFonts w:ascii="Consolas" w:hAnsi="Consolas"/>
              <w:color w:val="000000"/>
              <w:sz w:val="21"/>
              <w:szCs w:val="21"/>
            </w:rPr>
          </w:rPrChange>
        </w:rPr>
        <w:t xml:space="preserve">        }       </w:t>
      </w:r>
    </w:p>
    <w:p w14:paraId="63CECA10" w14:textId="77777777" w:rsidR="00344F9D" w:rsidRPr="00F74337" w:rsidRDefault="00344F9D" w:rsidP="00344F9D">
      <w:pPr>
        <w:shd w:val="clear" w:color="auto" w:fill="FFFFFF"/>
        <w:spacing w:before="0" w:line="285" w:lineRule="atLeast"/>
        <w:ind w:left="0"/>
        <w:rPr>
          <w:rFonts w:ascii="Consolas" w:hAnsi="Consolas"/>
          <w:sz w:val="21"/>
          <w:szCs w:val="21"/>
          <w:rPrChange w:id="1209" w:author="Dick" w:date="2019-07-08T06:14:00Z">
            <w:rPr>
              <w:rFonts w:ascii="Consolas" w:hAnsi="Consolas"/>
              <w:color w:val="000000"/>
              <w:sz w:val="21"/>
              <w:szCs w:val="21"/>
            </w:rPr>
          </w:rPrChange>
        </w:rPr>
      </w:pPr>
      <w:r w:rsidRPr="00F74337">
        <w:rPr>
          <w:rFonts w:ascii="Consolas" w:hAnsi="Consolas"/>
          <w:sz w:val="21"/>
          <w:szCs w:val="21"/>
          <w:rPrChange w:id="1210" w:author="Dick" w:date="2019-07-08T06:14:00Z">
            <w:rPr>
              <w:rFonts w:ascii="Consolas" w:hAnsi="Consolas"/>
              <w:color w:val="000000"/>
              <w:sz w:val="21"/>
              <w:szCs w:val="21"/>
            </w:rPr>
          </w:rPrChange>
        </w:rPr>
        <w:t xml:space="preserve">    ],</w:t>
      </w:r>
    </w:p>
    <w:p w14:paraId="0F2ABC67" w14:textId="77777777" w:rsidR="00344F9D" w:rsidRPr="00F74337" w:rsidRDefault="00344F9D" w:rsidP="00344F9D">
      <w:pPr>
        <w:shd w:val="clear" w:color="auto" w:fill="FFFFFF"/>
        <w:spacing w:before="0" w:line="285" w:lineRule="atLeast"/>
        <w:ind w:left="0"/>
        <w:rPr>
          <w:rFonts w:ascii="Consolas" w:hAnsi="Consolas"/>
          <w:sz w:val="21"/>
          <w:szCs w:val="21"/>
          <w:rPrChange w:id="1211" w:author="Dick" w:date="2019-07-08T06:14:00Z">
            <w:rPr>
              <w:rFonts w:ascii="Consolas" w:hAnsi="Consolas"/>
              <w:color w:val="000000"/>
              <w:sz w:val="21"/>
              <w:szCs w:val="21"/>
            </w:rPr>
          </w:rPrChange>
        </w:rPr>
      </w:pPr>
    </w:p>
    <w:p w14:paraId="758A872B" w14:textId="77777777" w:rsidR="00344F9D" w:rsidRPr="00F74337" w:rsidRDefault="00344F9D" w:rsidP="00344F9D">
      <w:pPr>
        <w:shd w:val="clear" w:color="auto" w:fill="FFFFFF"/>
        <w:spacing w:before="0" w:line="285" w:lineRule="atLeast"/>
        <w:ind w:left="0"/>
        <w:rPr>
          <w:rFonts w:ascii="Consolas" w:hAnsi="Consolas"/>
          <w:sz w:val="21"/>
          <w:szCs w:val="21"/>
          <w:rPrChange w:id="1212" w:author="Dick" w:date="2019-07-08T06:14:00Z">
            <w:rPr>
              <w:rFonts w:ascii="Consolas" w:hAnsi="Consolas"/>
              <w:color w:val="000000"/>
              <w:sz w:val="21"/>
              <w:szCs w:val="21"/>
            </w:rPr>
          </w:rPrChange>
        </w:rPr>
      </w:pPr>
      <w:r w:rsidRPr="00F74337">
        <w:rPr>
          <w:rFonts w:ascii="Consolas" w:hAnsi="Consolas"/>
          <w:sz w:val="21"/>
          <w:szCs w:val="21"/>
          <w:rPrChange w:id="1213" w:author="Dick" w:date="2019-07-08T06:14:00Z">
            <w:rPr>
              <w:rFonts w:ascii="Consolas" w:hAnsi="Consolas"/>
              <w:color w:val="000000"/>
              <w:sz w:val="21"/>
              <w:szCs w:val="21"/>
            </w:rPr>
          </w:rPrChange>
        </w:rPr>
        <w:t>    </w:t>
      </w:r>
      <w:r w:rsidRPr="00F74337">
        <w:rPr>
          <w:rFonts w:ascii="Consolas" w:hAnsi="Consolas"/>
          <w:sz w:val="21"/>
          <w:szCs w:val="21"/>
          <w:rPrChange w:id="1214" w:author="Dick" w:date="2019-07-08T06:14:00Z">
            <w:rPr>
              <w:rFonts w:ascii="Consolas" w:hAnsi="Consolas"/>
              <w:color w:val="0451A5"/>
              <w:sz w:val="21"/>
              <w:szCs w:val="21"/>
            </w:rPr>
          </w:rPrChange>
        </w:rPr>
        <w:t>"settings"</w:t>
      </w:r>
      <w:r w:rsidRPr="00F74337">
        <w:rPr>
          <w:rFonts w:ascii="Consolas" w:hAnsi="Consolas"/>
          <w:sz w:val="21"/>
          <w:szCs w:val="21"/>
          <w:rPrChange w:id="1215" w:author="Dick" w:date="2019-07-08T06:14:00Z">
            <w:rPr>
              <w:rFonts w:ascii="Consolas" w:hAnsi="Consolas"/>
              <w:color w:val="000000"/>
              <w:sz w:val="21"/>
              <w:szCs w:val="21"/>
            </w:rPr>
          </w:rPrChange>
        </w:rPr>
        <w:t>: {</w:t>
      </w:r>
    </w:p>
    <w:p w14:paraId="61E7CFD5" w14:textId="77777777" w:rsidR="00F46A58" w:rsidRPr="003F035B" w:rsidRDefault="00F46A58" w:rsidP="00F46A58">
      <w:pPr>
        <w:shd w:val="clear" w:color="auto" w:fill="FFFFFF"/>
        <w:spacing w:before="0" w:line="285" w:lineRule="atLeast"/>
        <w:ind w:left="0"/>
        <w:rPr>
          <w:ins w:id="1216" w:author="Dick" w:date="2019-07-08T09:18:00Z"/>
          <w:rFonts w:ascii="Consolas" w:hAnsi="Consolas"/>
          <w:sz w:val="21"/>
          <w:szCs w:val="21"/>
        </w:rPr>
      </w:pPr>
      <w:ins w:id="1217" w:author="Dick" w:date="2019-07-08T09:18:00Z">
        <w:r w:rsidRPr="003F035B">
          <w:rPr>
            <w:rFonts w:ascii="Consolas" w:hAnsi="Consolas"/>
            <w:sz w:val="21"/>
            <w:szCs w:val="21"/>
          </w:rPr>
          <w:t xml:space="preserve">        “mvon.RestPath”: “http://localhost:9005/”,</w:t>
        </w:r>
      </w:ins>
    </w:p>
    <w:p w14:paraId="5E706EF6" w14:textId="2861BC88" w:rsidR="00344F9D" w:rsidRPr="00F74337" w:rsidRDefault="00344F9D" w:rsidP="00344F9D">
      <w:pPr>
        <w:shd w:val="clear" w:color="auto" w:fill="FFFFFF"/>
        <w:spacing w:before="0" w:line="285" w:lineRule="atLeast"/>
        <w:ind w:left="0"/>
        <w:rPr>
          <w:rFonts w:ascii="Consolas" w:hAnsi="Consolas"/>
          <w:sz w:val="21"/>
          <w:szCs w:val="21"/>
          <w:rPrChange w:id="1218" w:author="Dick" w:date="2019-07-08T06:14:00Z">
            <w:rPr>
              <w:rFonts w:ascii="Consolas" w:hAnsi="Consolas"/>
              <w:color w:val="000000"/>
              <w:sz w:val="21"/>
              <w:szCs w:val="21"/>
            </w:rPr>
          </w:rPrChange>
        </w:rPr>
      </w:pPr>
      <w:r w:rsidRPr="00F74337">
        <w:rPr>
          <w:rFonts w:ascii="Consolas" w:hAnsi="Consolas"/>
          <w:sz w:val="21"/>
          <w:szCs w:val="21"/>
          <w:rPrChange w:id="1219" w:author="Dick" w:date="2019-07-08T06:14:00Z">
            <w:rPr>
              <w:rFonts w:ascii="Consolas" w:hAnsi="Consolas"/>
              <w:color w:val="000000"/>
              <w:sz w:val="21"/>
              <w:szCs w:val="21"/>
            </w:rPr>
          </w:rPrChange>
        </w:rPr>
        <w:t>        </w:t>
      </w:r>
      <w:r w:rsidRPr="00F74337">
        <w:rPr>
          <w:rFonts w:ascii="Consolas" w:hAnsi="Consolas"/>
          <w:sz w:val="21"/>
          <w:szCs w:val="21"/>
          <w:rPrChange w:id="1220" w:author="Dick" w:date="2019-07-08T06:14:00Z">
            <w:rPr>
              <w:rFonts w:ascii="Consolas" w:hAnsi="Consolas"/>
              <w:color w:val="0451A5"/>
              <w:sz w:val="21"/>
              <w:szCs w:val="21"/>
            </w:rPr>
          </w:rPrChange>
        </w:rPr>
        <w:t>"mvon.</w:t>
      </w:r>
      <w:del w:id="1221" w:author="Dick" w:date="2019-07-08T09:18:00Z">
        <w:r w:rsidRPr="00F74337" w:rsidDel="00F46A58">
          <w:rPr>
            <w:rFonts w:ascii="Consolas" w:hAnsi="Consolas"/>
            <w:sz w:val="21"/>
            <w:szCs w:val="21"/>
            <w:rPrChange w:id="1222" w:author="Dick" w:date="2019-07-08T06:14:00Z">
              <w:rPr>
                <w:rFonts w:ascii="Consolas" w:hAnsi="Consolas"/>
                <w:color w:val="0451A5"/>
                <w:sz w:val="21"/>
                <w:szCs w:val="21"/>
              </w:rPr>
            </w:rPrChange>
          </w:rPr>
          <w:delText>useGateway</w:delText>
        </w:r>
      </w:del>
      <w:ins w:id="1223" w:author="Dick" w:date="2019-07-08T09:18:00Z">
        <w:r w:rsidR="00F46A58">
          <w:rPr>
            <w:rFonts w:ascii="Consolas" w:hAnsi="Consolas"/>
            <w:sz w:val="21"/>
            <w:szCs w:val="21"/>
          </w:rPr>
          <w:t>U</w:t>
        </w:r>
        <w:r w:rsidR="00F46A58" w:rsidRPr="00F74337">
          <w:rPr>
            <w:rFonts w:ascii="Consolas" w:hAnsi="Consolas"/>
            <w:sz w:val="21"/>
            <w:szCs w:val="21"/>
            <w:rPrChange w:id="1224" w:author="Dick" w:date="2019-07-08T06:14:00Z">
              <w:rPr>
                <w:rFonts w:ascii="Consolas" w:hAnsi="Consolas"/>
                <w:color w:val="0451A5"/>
                <w:sz w:val="21"/>
                <w:szCs w:val="21"/>
              </w:rPr>
            </w:rPrChange>
          </w:rPr>
          <w:t>seGateway</w:t>
        </w:r>
      </w:ins>
      <w:r w:rsidRPr="00F74337">
        <w:rPr>
          <w:rFonts w:ascii="Consolas" w:hAnsi="Consolas"/>
          <w:sz w:val="21"/>
          <w:szCs w:val="21"/>
          <w:rPrChange w:id="1225" w:author="Dick" w:date="2019-07-08T06:14:00Z">
            <w:rPr>
              <w:rFonts w:ascii="Consolas" w:hAnsi="Consolas"/>
              <w:color w:val="0451A5"/>
              <w:sz w:val="21"/>
              <w:szCs w:val="21"/>
            </w:rPr>
          </w:rPrChange>
        </w:rPr>
        <w:t>"</w:t>
      </w:r>
      <w:r w:rsidRPr="00F74337">
        <w:rPr>
          <w:rFonts w:ascii="Consolas" w:hAnsi="Consolas"/>
          <w:sz w:val="21"/>
          <w:szCs w:val="21"/>
          <w:rPrChange w:id="1226" w:author="Dick" w:date="2019-07-08T06:14:00Z">
            <w:rPr>
              <w:rFonts w:ascii="Consolas" w:hAnsi="Consolas"/>
              <w:color w:val="000000"/>
              <w:sz w:val="21"/>
              <w:szCs w:val="21"/>
            </w:rPr>
          </w:rPrChange>
        </w:rPr>
        <w:t xml:space="preserve">: </w:t>
      </w:r>
      <w:r w:rsidRPr="00F74337">
        <w:rPr>
          <w:rFonts w:ascii="Consolas" w:hAnsi="Consolas"/>
          <w:sz w:val="21"/>
          <w:szCs w:val="21"/>
          <w:rPrChange w:id="1227" w:author="Dick" w:date="2019-07-08T06:14:00Z">
            <w:rPr>
              <w:rFonts w:ascii="Consolas" w:hAnsi="Consolas"/>
              <w:color w:val="0000FF"/>
              <w:sz w:val="21"/>
              <w:szCs w:val="21"/>
            </w:rPr>
          </w:rPrChange>
        </w:rPr>
        <w:t>true</w:t>
      </w:r>
      <w:r w:rsidRPr="00F74337">
        <w:rPr>
          <w:rFonts w:ascii="Consolas" w:hAnsi="Consolas"/>
          <w:sz w:val="21"/>
          <w:szCs w:val="21"/>
          <w:rPrChange w:id="1228" w:author="Dick" w:date="2019-07-08T06:14:00Z">
            <w:rPr>
              <w:rFonts w:ascii="Consolas" w:hAnsi="Consolas"/>
              <w:color w:val="000000"/>
              <w:sz w:val="21"/>
              <w:szCs w:val="21"/>
            </w:rPr>
          </w:rPrChange>
        </w:rPr>
        <w:t>,</w:t>
      </w:r>
      <w:r w:rsidRPr="00F74337">
        <w:rPr>
          <w:rFonts w:ascii="Consolas" w:hAnsi="Consolas"/>
          <w:sz w:val="21"/>
          <w:szCs w:val="21"/>
          <w:rPrChange w:id="1229" w:author="Dick" w:date="2019-07-08T06:14:00Z">
            <w:rPr>
              <w:rFonts w:ascii="Consolas" w:hAnsi="Consolas"/>
              <w:color w:val="000000"/>
              <w:sz w:val="21"/>
              <w:szCs w:val="21"/>
            </w:rPr>
          </w:rPrChange>
        </w:rPr>
        <w:tab/>
      </w:r>
      <w:r w:rsidRPr="00F74337">
        <w:rPr>
          <w:rFonts w:ascii="Consolas" w:hAnsi="Consolas"/>
          <w:sz w:val="21"/>
          <w:szCs w:val="21"/>
          <w:rPrChange w:id="1230" w:author="Dick" w:date="2019-07-08T06:14:00Z">
            <w:rPr>
              <w:rFonts w:ascii="Consolas" w:hAnsi="Consolas"/>
              <w:color w:val="000000"/>
              <w:sz w:val="21"/>
              <w:szCs w:val="21"/>
            </w:rPr>
          </w:rPrChange>
        </w:rPr>
        <w:tab/>
      </w:r>
      <w:r w:rsidRPr="00F74337">
        <w:rPr>
          <w:rFonts w:ascii="Consolas" w:hAnsi="Consolas"/>
          <w:sz w:val="21"/>
          <w:szCs w:val="21"/>
          <w:rPrChange w:id="1231" w:author="Dick" w:date="2019-07-08T06:14:00Z">
            <w:rPr>
              <w:rFonts w:ascii="Consolas" w:hAnsi="Consolas"/>
              <w:color w:val="000000"/>
              <w:sz w:val="21"/>
              <w:szCs w:val="21"/>
            </w:rPr>
          </w:rPrChange>
        </w:rPr>
        <w:tab/>
      </w:r>
    </w:p>
    <w:p w14:paraId="1A5DB467" w14:textId="55F0F844" w:rsidR="00344F9D" w:rsidRPr="00F74337" w:rsidRDefault="00344F9D" w:rsidP="00344F9D">
      <w:pPr>
        <w:shd w:val="clear" w:color="auto" w:fill="FFFFFF"/>
        <w:spacing w:before="0" w:line="285" w:lineRule="atLeast"/>
        <w:ind w:left="0"/>
        <w:rPr>
          <w:rFonts w:ascii="Consolas" w:hAnsi="Consolas"/>
          <w:sz w:val="21"/>
          <w:szCs w:val="21"/>
          <w:rPrChange w:id="1232" w:author="Dick" w:date="2019-07-08T06:14:00Z">
            <w:rPr>
              <w:rFonts w:ascii="Consolas" w:hAnsi="Consolas"/>
              <w:color w:val="000000"/>
              <w:sz w:val="21"/>
              <w:szCs w:val="21"/>
            </w:rPr>
          </w:rPrChange>
        </w:rPr>
      </w:pPr>
      <w:r w:rsidRPr="00F74337">
        <w:rPr>
          <w:rFonts w:ascii="Consolas" w:hAnsi="Consolas"/>
          <w:sz w:val="21"/>
          <w:szCs w:val="21"/>
          <w:rPrChange w:id="1233" w:author="Dick" w:date="2019-07-08T06:14:00Z">
            <w:rPr>
              <w:rFonts w:ascii="Consolas" w:hAnsi="Consolas"/>
              <w:color w:val="000000"/>
              <w:sz w:val="21"/>
              <w:szCs w:val="21"/>
            </w:rPr>
          </w:rPrChange>
        </w:rPr>
        <w:t>        </w:t>
      </w:r>
      <w:r w:rsidRPr="00F74337">
        <w:rPr>
          <w:rFonts w:ascii="Consolas" w:hAnsi="Consolas"/>
          <w:sz w:val="21"/>
          <w:szCs w:val="21"/>
          <w:rPrChange w:id="1234" w:author="Dick" w:date="2019-07-08T06:14:00Z">
            <w:rPr>
              <w:rFonts w:ascii="Consolas" w:hAnsi="Consolas"/>
              <w:color w:val="0451A5"/>
              <w:sz w:val="21"/>
              <w:szCs w:val="21"/>
            </w:rPr>
          </w:rPrChange>
        </w:rPr>
        <w:t>"mvon.</w:t>
      </w:r>
      <w:del w:id="1235" w:author="Dick" w:date="2019-07-08T09:18:00Z">
        <w:r w:rsidRPr="00F74337" w:rsidDel="00F46A58">
          <w:rPr>
            <w:rFonts w:ascii="Consolas" w:hAnsi="Consolas"/>
            <w:sz w:val="21"/>
            <w:szCs w:val="21"/>
            <w:rPrChange w:id="1236" w:author="Dick" w:date="2019-07-08T06:14:00Z">
              <w:rPr>
                <w:rFonts w:ascii="Consolas" w:hAnsi="Consolas"/>
                <w:color w:val="0451A5"/>
                <w:sz w:val="21"/>
                <w:szCs w:val="21"/>
              </w:rPr>
            </w:rPrChange>
          </w:rPr>
          <w:delText>remoteHost</w:delText>
        </w:r>
      </w:del>
      <w:ins w:id="1237" w:author="Dick" w:date="2019-07-08T09:18:00Z">
        <w:r w:rsidR="00F46A58">
          <w:rPr>
            <w:rFonts w:ascii="Consolas" w:hAnsi="Consolas"/>
            <w:sz w:val="21"/>
            <w:szCs w:val="21"/>
          </w:rPr>
          <w:t>R</w:t>
        </w:r>
        <w:r w:rsidR="00F46A58" w:rsidRPr="00F74337">
          <w:rPr>
            <w:rFonts w:ascii="Consolas" w:hAnsi="Consolas"/>
            <w:sz w:val="21"/>
            <w:szCs w:val="21"/>
            <w:rPrChange w:id="1238" w:author="Dick" w:date="2019-07-08T06:14:00Z">
              <w:rPr>
                <w:rFonts w:ascii="Consolas" w:hAnsi="Consolas"/>
                <w:color w:val="0451A5"/>
                <w:sz w:val="21"/>
                <w:szCs w:val="21"/>
              </w:rPr>
            </w:rPrChange>
          </w:rPr>
          <w:t>emoteHost</w:t>
        </w:r>
      </w:ins>
      <w:r w:rsidRPr="00F74337">
        <w:rPr>
          <w:rFonts w:ascii="Consolas" w:hAnsi="Consolas"/>
          <w:sz w:val="21"/>
          <w:szCs w:val="21"/>
          <w:rPrChange w:id="1239" w:author="Dick" w:date="2019-07-08T06:14:00Z">
            <w:rPr>
              <w:rFonts w:ascii="Consolas" w:hAnsi="Consolas"/>
              <w:color w:val="0451A5"/>
              <w:sz w:val="21"/>
              <w:szCs w:val="21"/>
            </w:rPr>
          </w:rPrChange>
        </w:rPr>
        <w:t>"</w:t>
      </w:r>
      <w:r w:rsidRPr="00F74337">
        <w:rPr>
          <w:rFonts w:ascii="Consolas" w:hAnsi="Consolas"/>
          <w:sz w:val="21"/>
          <w:szCs w:val="21"/>
          <w:rPrChange w:id="1240" w:author="Dick" w:date="2019-07-08T06:14:00Z">
            <w:rPr>
              <w:rFonts w:ascii="Consolas" w:hAnsi="Consolas"/>
              <w:color w:val="000000"/>
              <w:sz w:val="21"/>
              <w:szCs w:val="21"/>
            </w:rPr>
          </w:rPrChange>
        </w:rPr>
        <w:t xml:space="preserve">: </w:t>
      </w:r>
      <w:r w:rsidRPr="00F74337">
        <w:rPr>
          <w:rFonts w:ascii="Consolas" w:hAnsi="Consolas"/>
          <w:sz w:val="21"/>
          <w:szCs w:val="21"/>
          <w:rPrChange w:id="1241" w:author="Dick" w:date="2019-07-08T06:14:00Z">
            <w:rPr>
              <w:rFonts w:ascii="Consolas" w:hAnsi="Consolas"/>
              <w:color w:val="A31515"/>
              <w:sz w:val="21"/>
              <w:szCs w:val="21"/>
            </w:rPr>
          </w:rPrChange>
        </w:rPr>
        <w:t>"192.168.1</w:t>
      </w:r>
      <w:del w:id="1242" w:author="Dick" w:date="2019-07-08T09:18:00Z">
        <w:r w:rsidRPr="00F74337" w:rsidDel="00F46A58">
          <w:rPr>
            <w:rFonts w:ascii="Consolas" w:hAnsi="Consolas"/>
            <w:sz w:val="21"/>
            <w:szCs w:val="21"/>
            <w:rPrChange w:id="1243" w:author="Dick" w:date="2019-07-08T06:14:00Z">
              <w:rPr>
                <w:rFonts w:ascii="Consolas" w:hAnsi="Consolas"/>
                <w:color w:val="A31515"/>
                <w:sz w:val="21"/>
                <w:szCs w:val="21"/>
              </w:rPr>
            </w:rPrChange>
          </w:rPr>
          <w:delText>37</w:delText>
        </w:r>
      </w:del>
      <w:r w:rsidRPr="00F74337">
        <w:rPr>
          <w:rFonts w:ascii="Consolas" w:hAnsi="Consolas"/>
          <w:sz w:val="21"/>
          <w:szCs w:val="21"/>
          <w:rPrChange w:id="1244" w:author="Dick" w:date="2019-07-08T06:14:00Z">
            <w:rPr>
              <w:rFonts w:ascii="Consolas" w:hAnsi="Consolas"/>
              <w:color w:val="A31515"/>
              <w:sz w:val="21"/>
              <w:szCs w:val="21"/>
            </w:rPr>
          </w:rPrChange>
        </w:rPr>
        <w:t>.10</w:t>
      </w:r>
      <w:del w:id="1245" w:author="Dick" w:date="2019-07-08T09:18:00Z">
        <w:r w:rsidRPr="00F74337" w:rsidDel="00F46A58">
          <w:rPr>
            <w:rFonts w:ascii="Consolas" w:hAnsi="Consolas"/>
            <w:sz w:val="21"/>
            <w:szCs w:val="21"/>
            <w:rPrChange w:id="1246" w:author="Dick" w:date="2019-07-08T06:14:00Z">
              <w:rPr>
                <w:rFonts w:ascii="Consolas" w:hAnsi="Consolas"/>
                <w:color w:val="A31515"/>
                <w:sz w:val="21"/>
                <w:szCs w:val="21"/>
              </w:rPr>
            </w:rPrChange>
          </w:rPr>
          <w:delText>2</w:delText>
        </w:r>
      </w:del>
      <w:r w:rsidRPr="00F74337">
        <w:rPr>
          <w:rFonts w:ascii="Consolas" w:hAnsi="Consolas"/>
          <w:sz w:val="21"/>
          <w:szCs w:val="21"/>
          <w:rPrChange w:id="1247" w:author="Dick" w:date="2019-07-08T06:14:00Z">
            <w:rPr>
              <w:rFonts w:ascii="Consolas" w:hAnsi="Consolas"/>
              <w:color w:val="A31515"/>
              <w:sz w:val="21"/>
              <w:szCs w:val="21"/>
            </w:rPr>
          </w:rPrChange>
        </w:rPr>
        <w:t>"</w:t>
      </w:r>
      <w:r w:rsidRPr="00F74337">
        <w:rPr>
          <w:rFonts w:ascii="Consolas" w:hAnsi="Consolas"/>
          <w:sz w:val="21"/>
          <w:szCs w:val="21"/>
          <w:rPrChange w:id="1248" w:author="Dick" w:date="2019-07-08T06:14:00Z">
            <w:rPr>
              <w:rFonts w:ascii="Consolas" w:hAnsi="Consolas"/>
              <w:color w:val="000000"/>
              <w:sz w:val="21"/>
              <w:szCs w:val="21"/>
            </w:rPr>
          </w:rPrChange>
        </w:rPr>
        <w:t>,</w:t>
      </w:r>
      <w:r w:rsidRPr="00F74337">
        <w:rPr>
          <w:rFonts w:ascii="Consolas" w:hAnsi="Consolas"/>
          <w:sz w:val="21"/>
          <w:szCs w:val="21"/>
          <w:rPrChange w:id="1249" w:author="Dick" w:date="2019-07-08T06:14:00Z">
            <w:rPr>
              <w:rFonts w:ascii="Consolas" w:hAnsi="Consolas"/>
              <w:color w:val="000000"/>
              <w:sz w:val="21"/>
              <w:szCs w:val="21"/>
            </w:rPr>
          </w:rPrChange>
        </w:rPr>
        <w:tab/>
      </w:r>
    </w:p>
    <w:p w14:paraId="17DE8F83" w14:textId="2490CFAF" w:rsidR="00344F9D" w:rsidRPr="00F74337" w:rsidRDefault="00344F9D" w:rsidP="00344F9D">
      <w:pPr>
        <w:shd w:val="clear" w:color="auto" w:fill="FFFFFF"/>
        <w:spacing w:before="0" w:line="285" w:lineRule="atLeast"/>
        <w:ind w:left="0"/>
        <w:rPr>
          <w:rFonts w:ascii="Consolas" w:hAnsi="Consolas"/>
          <w:sz w:val="21"/>
          <w:szCs w:val="21"/>
          <w:rPrChange w:id="1250" w:author="Dick" w:date="2019-07-08T06:14:00Z">
            <w:rPr>
              <w:rFonts w:ascii="Consolas" w:hAnsi="Consolas"/>
              <w:color w:val="000000"/>
              <w:sz w:val="21"/>
              <w:szCs w:val="21"/>
            </w:rPr>
          </w:rPrChange>
        </w:rPr>
      </w:pPr>
      <w:r w:rsidRPr="00F74337">
        <w:rPr>
          <w:rFonts w:ascii="Consolas" w:hAnsi="Consolas"/>
          <w:sz w:val="21"/>
          <w:szCs w:val="21"/>
          <w:rPrChange w:id="1251" w:author="Dick" w:date="2019-07-08T06:14:00Z">
            <w:rPr>
              <w:rFonts w:ascii="Consolas" w:hAnsi="Consolas"/>
              <w:color w:val="000000"/>
              <w:sz w:val="21"/>
              <w:szCs w:val="21"/>
            </w:rPr>
          </w:rPrChange>
        </w:rPr>
        <w:t>        </w:t>
      </w:r>
      <w:r w:rsidRPr="00F74337">
        <w:rPr>
          <w:rFonts w:ascii="Consolas" w:hAnsi="Consolas"/>
          <w:sz w:val="21"/>
          <w:szCs w:val="21"/>
          <w:rPrChange w:id="1252" w:author="Dick" w:date="2019-07-08T06:14:00Z">
            <w:rPr>
              <w:rFonts w:ascii="Consolas" w:hAnsi="Consolas"/>
              <w:color w:val="0451A5"/>
              <w:sz w:val="21"/>
              <w:szCs w:val="21"/>
            </w:rPr>
          </w:rPrChange>
        </w:rPr>
        <w:t>"mvon.</w:t>
      </w:r>
      <w:del w:id="1253" w:author="Dick" w:date="2019-07-08T09:18:00Z">
        <w:r w:rsidRPr="00F74337" w:rsidDel="00F46A58">
          <w:rPr>
            <w:rFonts w:ascii="Consolas" w:hAnsi="Consolas"/>
            <w:sz w:val="21"/>
            <w:szCs w:val="21"/>
            <w:rPrChange w:id="1254" w:author="Dick" w:date="2019-07-08T06:14:00Z">
              <w:rPr>
                <w:rFonts w:ascii="Consolas" w:hAnsi="Consolas"/>
                <w:color w:val="0451A5"/>
                <w:sz w:val="21"/>
                <w:szCs w:val="21"/>
              </w:rPr>
            </w:rPrChange>
          </w:rPr>
          <w:delText>gatewayType</w:delText>
        </w:r>
      </w:del>
      <w:ins w:id="1255" w:author="Dick" w:date="2019-07-08T09:18:00Z">
        <w:r w:rsidR="00F46A58">
          <w:rPr>
            <w:rFonts w:ascii="Consolas" w:hAnsi="Consolas"/>
            <w:sz w:val="21"/>
            <w:szCs w:val="21"/>
          </w:rPr>
          <w:t>G</w:t>
        </w:r>
        <w:r w:rsidR="00F46A58" w:rsidRPr="00F74337">
          <w:rPr>
            <w:rFonts w:ascii="Consolas" w:hAnsi="Consolas"/>
            <w:sz w:val="21"/>
            <w:szCs w:val="21"/>
            <w:rPrChange w:id="1256" w:author="Dick" w:date="2019-07-08T06:14:00Z">
              <w:rPr>
                <w:rFonts w:ascii="Consolas" w:hAnsi="Consolas"/>
                <w:color w:val="0451A5"/>
                <w:sz w:val="21"/>
                <w:szCs w:val="21"/>
              </w:rPr>
            </w:rPrChange>
          </w:rPr>
          <w:t>atewayType</w:t>
        </w:r>
      </w:ins>
      <w:r w:rsidRPr="00F74337">
        <w:rPr>
          <w:rFonts w:ascii="Consolas" w:hAnsi="Consolas"/>
          <w:sz w:val="21"/>
          <w:szCs w:val="21"/>
          <w:rPrChange w:id="1257" w:author="Dick" w:date="2019-07-08T06:14:00Z">
            <w:rPr>
              <w:rFonts w:ascii="Consolas" w:hAnsi="Consolas"/>
              <w:color w:val="0451A5"/>
              <w:sz w:val="21"/>
              <w:szCs w:val="21"/>
            </w:rPr>
          </w:rPrChange>
        </w:rPr>
        <w:t>"</w:t>
      </w:r>
      <w:r w:rsidRPr="00F74337">
        <w:rPr>
          <w:rFonts w:ascii="Consolas" w:hAnsi="Consolas"/>
          <w:sz w:val="21"/>
          <w:szCs w:val="21"/>
          <w:rPrChange w:id="1258" w:author="Dick" w:date="2019-07-08T06:14:00Z">
            <w:rPr>
              <w:rFonts w:ascii="Consolas" w:hAnsi="Consolas"/>
              <w:color w:val="000000"/>
              <w:sz w:val="21"/>
              <w:szCs w:val="21"/>
            </w:rPr>
          </w:rPrChange>
        </w:rPr>
        <w:t xml:space="preserve">: </w:t>
      </w:r>
      <w:r w:rsidRPr="00F74337">
        <w:rPr>
          <w:rFonts w:ascii="Consolas" w:hAnsi="Consolas"/>
          <w:sz w:val="21"/>
          <w:szCs w:val="21"/>
          <w:rPrChange w:id="1259" w:author="Dick" w:date="2019-07-08T06:14:00Z">
            <w:rPr>
              <w:rFonts w:ascii="Consolas" w:hAnsi="Consolas"/>
              <w:color w:val="A31515"/>
              <w:sz w:val="21"/>
              <w:szCs w:val="21"/>
            </w:rPr>
          </w:rPrChange>
        </w:rPr>
        <w:t>"</w:t>
      </w:r>
      <w:r w:rsidR="00374EDA" w:rsidRPr="00F74337">
        <w:rPr>
          <w:rFonts w:ascii="Consolas" w:hAnsi="Consolas"/>
          <w:sz w:val="21"/>
          <w:szCs w:val="21"/>
          <w:rPrChange w:id="1260" w:author="Dick" w:date="2019-07-08T06:14:00Z">
            <w:rPr>
              <w:rFonts w:ascii="Consolas" w:hAnsi="Consolas"/>
              <w:color w:val="A31515"/>
              <w:sz w:val="21"/>
              <w:szCs w:val="21"/>
            </w:rPr>
          </w:rPrChange>
        </w:rPr>
        <w:t>D3</w:t>
      </w:r>
      <w:r w:rsidRPr="00F74337">
        <w:rPr>
          <w:rFonts w:ascii="Consolas" w:hAnsi="Consolas"/>
          <w:sz w:val="21"/>
          <w:szCs w:val="21"/>
          <w:rPrChange w:id="1261" w:author="Dick" w:date="2019-07-08T06:14:00Z">
            <w:rPr>
              <w:rFonts w:ascii="Consolas" w:hAnsi="Consolas"/>
              <w:color w:val="A31515"/>
              <w:sz w:val="21"/>
              <w:szCs w:val="21"/>
            </w:rPr>
          </w:rPrChange>
        </w:rPr>
        <w:t>"</w:t>
      </w:r>
      <w:r w:rsidRPr="00F74337">
        <w:rPr>
          <w:rFonts w:ascii="Consolas" w:hAnsi="Consolas"/>
          <w:sz w:val="21"/>
          <w:szCs w:val="21"/>
          <w:rPrChange w:id="1262" w:author="Dick" w:date="2019-07-08T06:14:00Z">
            <w:rPr>
              <w:rFonts w:ascii="Consolas" w:hAnsi="Consolas"/>
              <w:color w:val="000000"/>
              <w:sz w:val="21"/>
              <w:szCs w:val="21"/>
            </w:rPr>
          </w:rPrChange>
        </w:rPr>
        <w:t>,</w:t>
      </w:r>
    </w:p>
    <w:p w14:paraId="503461FD" w14:textId="3192170E" w:rsidR="00344F9D" w:rsidRPr="00F74337" w:rsidDel="00F46A58" w:rsidRDefault="00344F9D" w:rsidP="00344F9D">
      <w:pPr>
        <w:shd w:val="clear" w:color="auto" w:fill="FFFFFF"/>
        <w:spacing w:before="0" w:line="285" w:lineRule="atLeast"/>
        <w:ind w:left="0"/>
        <w:rPr>
          <w:del w:id="1263" w:author="Dick" w:date="2019-07-08T09:18:00Z"/>
          <w:rFonts w:ascii="Consolas" w:hAnsi="Consolas"/>
          <w:sz w:val="21"/>
          <w:szCs w:val="21"/>
          <w:rPrChange w:id="1264" w:author="Dick" w:date="2019-07-08T06:14:00Z">
            <w:rPr>
              <w:del w:id="1265" w:author="Dick" w:date="2019-07-08T09:18:00Z"/>
              <w:rFonts w:ascii="Consolas" w:hAnsi="Consolas"/>
              <w:color w:val="000000"/>
              <w:sz w:val="21"/>
              <w:szCs w:val="21"/>
            </w:rPr>
          </w:rPrChange>
        </w:rPr>
      </w:pPr>
      <w:del w:id="1266" w:author="Dick" w:date="2019-07-08T09:18:00Z">
        <w:r w:rsidRPr="00F74337" w:rsidDel="00F46A58">
          <w:rPr>
            <w:rFonts w:ascii="Consolas" w:hAnsi="Consolas"/>
            <w:sz w:val="21"/>
            <w:szCs w:val="21"/>
            <w:rPrChange w:id="1267" w:author="Dick" w:date="2019-07-08T06:14:00Z">
              <w:rPr>
                <w:rFonts w:ascii="Consolas" w:hAnsi="Consolas"/>
                <w:color w:val="000000"/>
                <w:sz w:val="21"/>
                <w:szCs w:val="21"/>
              </w:rPr>
            </w:rPrChange>
          </w:rPr>
          <w:delText>        </w:delText>
        </w:r>
        <w:r w:rsidRPr="00F74337" w:rsidDel="00F46A58">
          <w:rPr>
            <w:rFonts w:ascii="Consolas" w:hAnsi="Consolas"/>
            <w:sz w:val="21"/>
            <w:szCs w:val="21"/>
            <w:rPrChange w:id="1268" w:author="Dick" w:date="2019-07-08T06:14:00Z">
              <w:rPr>
                <w:rFonts w:ascii="Consolas" w:hAnsi="Consolas"/>
                <w:color w:val="0451A5"/>
                <w:sz w:val="21"/>
                <w:szCs w:val="21"/>
              </w:rPr>
            </w:rPrChange>
          </w:rPr>
          <w:delText>"mvon.gatewayPort"</w:delText>
        </w:r>
        <w:r w:rsidRPr="00F74337" w:rsidDel="00F46A58">
          <w:rPr>
            <w:rFonts w:ascii="Consolas" w:hAnsi="Consolas"/>
            <w:sz w:val="21"/>
            <w:szCs w:val="21"/>
            <w:rPrChange w:id="1269" w:author="Dick" w:date="2019-07-08T06:14:00Z">
              <w:rPr>
                <w:rFonts w:ascii="Consolas" w:hAnsi="Consolas"/>
                <w:color w:val="000000"/>
                <w:sz w:val="21"/>
                <w:szCs w:val="21"/>
              </w:rPr>
            </w:rPrChange>
          </w:rPr>
          <w:delText xml:space="preserve">: </w:delText>
        </w:r>
        <w:r w:rsidRPr="00F74337" w:rsidDel="00F46A58">
          <w:rPr>
            <w:rFonts w:ascii="Consolas" w:hAnsi="Consolas"/>
            <w:sz w:val="21"/>
            <w:szCs w:val="21"/>
            <w:rPrChange w:id="1270" w:author="Dick" w:date="2019-07-08T06:14:00Z">
              <w:rPr>
                <w:rFonts w:ascii="Consolas" w:hAnsi="Consolas"/>
                <w:color w:val="09885A"/>
                <w:sz w:val="21"/>
                <w:szCs w:val="21"/>
              </w:rPr>
            </w:rPrChange>
          </w:rPr>
          <w:delText>9004</w:delText>
        </w:r>
        <w:r w:rsidRPr="00F74337" w:rsidDel="00F46A58">
          <w:rPr>
            <w:rFonts w:ascii="Consolas" w:hAnsi="Consolas"/>
            <w:sz w:val="21"/>
            <w:szCs w:val="21"/>
            <w:rPrChange w:id="1271" w:author="Dick" w:date="2019-07-08T06:14:00Z">
              <w:rPr>
                <w:rFonts w:ascii="Consolas" w:hAnsi="Consolas"/>
                <w:color w:val="000000"/>
                <w:sz w:val="21"/>
                <w:szCs w:val="21"/>
              </w:rPr>
            </w:rPrChange>
          </w:rPr>
          <w:delText>,</w:delText>
        </w:r>
      </w:del>
    </w:p>
    <w:p w14:paraId="04A0191B" w14:textId="65576334" w:rsidR="00344F9D" w:rsidRPr="00F74337" w:rsidDel="00F46A58" w:rsidRDefault="00344F9D" w:rsidP="00344F9D">
      <w:pPr>
        <w:shd w:val="clear" w:color="auto" w:fill="FFFFFF"/>
        <w:spacing w:before="0" w:line="285" w:lineRule="atLeast"/>
        <w:ind w:left="0"/>
        <w:rPr>
          <w:del w:id="1272" w:author="Dick" w:date="2019-07-08T09:18:00Z"/>
          <w:rFonts w:ascii="Consolas" w:hAnsi="Consolas"/>
          <w:sz w:val="21"/>
          <w:szCs w:val="21"/>
          <w:rPrChange w:id="1273" w:author="Dick" w:date="2019-07-08T06:14:00Z">
            <w:rPr>
              <w:del w:id="1274" w:author="Dick" w:date="2019-07-08T09:18:00Z"/>
              <w:rFonts w:ascii="Consolas" w:hAnsi="Consolas"/>
              <w:color w:val="000000"/>
              <w:sz w:val="21"/>
              <w:szCs w:val="21"/>
            </w:rPr>
          </w:rPrChange>
        </w:rPr>
      </w:pPr>
      <w:del w:id="1275" w:author="Dick" w:date="2019-07-08T09:18:00Z">
        <w:r w:rsidRPr="00F74337" w:rsidDel="00F46A58">
          <w:rPr>
            <w:rFonts w:ascii="Consolas" w:hAnsi="Consolas"/>
            <w:sz w:val="21"/>
            <w:szCs w:val="21"/>
            <w:rPrChange w:id="1276" w:author="Dick" w:date="2019-07-08T06:14:00Z">
              <w:rPr>
                <w:rFonts w:ascii="Consolas" w:hAnsi="Consolas"/>
                <w:color w:val="000000"/>
                <w:sz w:val="21"/>
                <w:szCs w:val="21"/>
              </w:rPr>
            </w:rPrChange>
          </w:rPr>
          <w:delText>        </w:delText>
        </w:r>
        <w:r w:rsidRPr="00F74337" w:rsidDel="00F46A58">
          <w:rPr>
            <w:rFonts w:ascii="Consolas" w:hAnsi="Consolas"/>
            <w:sz w:val="21"/>
            <w:szCs w:val="21"/>
            <w:rPrChange w:id="1277" w:author="Dick" w:date="2019-07-08T06:14:00Z">
              <w:rPr>
                <w:rFonts w:ascii="Consolas" w:hAnsi="Consolas"/>
                <w:color w:val="0451A5"/>
                <w:sz w:val="21"/>
                <w:szCs w:val="21"/>
              </w:rPr>
            </w:rPrChange>
          </w:rPr>
          <w:delText>"mvon.gatewayHost"</w:delText>
        </w:r>
        <w:r w:rsidRPr="00F74337" w:rsidDel="00F46A58">
          <w:rPr>
            <w:rFonts w:ascii="Consolas" w:hAnsi="Consolas"/>
            <w:sz w:val="21"/>
            <w:szCs w:val="21"/>
            <w:rPrChange w:id="1278" w:author="Dick" w:date="2019-07-08T06:14:00Z">
              <w:rPr>
                <w:rFonts w:ascii="Consolas" w:hAnsi="Consolas"/>
                <w:color w:val="000000"/>
                <w:sz w:val="21"/>
                <w:szCs w:val="21"/>
              </w:rPr>
            </w:rPrChange>
          </w:rPr>
          <w:delText xml:space="preserve">: </w:delText>
        </w:r>
        <w:r w:rsidRPr="00F74337" w:rsidDel="00F46A58">
          <w:rPr>
            <w:rFonts w:ascii="Consolas" w:hAnsi="Consolas"/>
            <w:sz w:val="21"/>
            <w:szCs w:val="21"/>
            <w:rPrChange w:id="1279" w:author="Dick" w:date="2019-07-08T06:14:00Z">
              <w:rPr>
                <w:rFonts w:ascii="Consolas" w:hAnsi="Consolas"/>
                <w:color w:val="A31515"/>
                <w:sz w:val="21"/>
                <w:szCs w:val="21"/>
              </w:rPr>
            </w:rPrChange>
          </w:rPr>
          <w:delText>"154.73.73.6"</w:delText>
        </w:r>
        <w:r w:rsidRPr="00F74337" w:rsidDel="00F46A58">
          <w:rPr>
            <w:rFonts w:ascii="Consolas" w:hAnsi="Consolas"/>
            <w:sz w:val="21"/>
            <w:szCs w:val="21"/>
            <w:rPrChange w:id="1280" w:author="Dick" w:date="2019-07-08T06:14:00Z">
              <w:rPr>
                <w:rFonts w:ascii="Consolas" w:hAnsi="Consolas"/>
                <w:color w:val="000000"/>
                <w:sz w:val="21"/>
                <w:szCs w:val="21"/>
              </w:rPr>
            </w:rPrChange>
          </w:rPr>
          <w:delText>,</w:delText>
        </w:r>
      </w:del>
    </w:p>
    <w:p w14:paraId="0CEFCD65" w14:textId="77777777" w:rsidR="00344F9D" w:rsidRPr="00F74337" w:rsidRDefault="00344F9D" w:rsidP="00344F9D">
      <w:pPr>
        <w:shd w:val="clear" w:color="auto" w:fill="FFFFFF"/>
        <w:spacing w:before="0" w:line="285" w:lineRule="atLeast"/>
        <w:ind w:left="0"/>
        <w:rPr>
          <w:rFonts w:ascii="Consolas" w:hAnsi="Consolas"/>
          <w:sz w:val="21"/>
          <w:szCs w:val="21"/>
          <w:rPrChange w:id="1281" w:author="Dick" w:date="2019-07-08T06:14:00Z">
            <w:rPr>
              <w:rFonts w:ascii="Consolas" w:hAnsi="Consolas"/>
              <w:color w:val="000000"/>
              <w:sz w:val="21"/>
              <w:szCs w:val="21"/>
            </w:rPr>
          </w:rPrChange>
        </w:rPr>
      </w:pPr>
      <w:r w:rsidRPr="00F74337">
        <w:rPr>
          <w:rFonts w:ascii="Consolas" w:hAnsi="Consolas"/>
          <w:sz w:val="21"/>
          <w:szCs w:val="21"/>
          <w:rPrChange w:id="1282" w:author="Dick" w:date="2019-07-08T06:14:00Z">
            <w:rPr>
              <w:rFonts w:ascii="Consolas" w:hAnsi="Consolas"/>
              <w:color w:val="000000"/>
              <w:sz w:val="21"/>
              <w:szCs w:val="21"/>
            </w:rPr>
          </w:rPrChange>
        </w:rPr>
        <w:t xml:space="preserve">        </w:t>
      </w:r>
      <w:r w:rsidRPr="00F74337">
        <w:rPr>
          <w:rFonts w:ascii="Consolas" w:hAnsi="Consolas"/>
          <w:sz w:val="21"/>
          <w:szCs w:val="21"/>
          <w:rPrChange w:id="1283" w:author="Dick" w:date="2019-07-08T06:14:00Z">
            <w:rPr>
              <w:rFonts w:ascii="Consolas" w:hAnsi="Consolas"/>
              <w:color w:val="0451A5"/>
              <w:sz w:val="21"/>
              <w:szCs w:val="21"/>
            </w:rPr>
          </w:rPrChange>
        </w:rPr>
        <w:t>"mvon.UserName"</w:t>
      </w:r>
      <w:r w:rsidRPr="00F74337">
        <w:rPr>
          <w:rFonts w:ascii="Consolas" w:hAnsi="Consolas"/>
          <w:sz w:val="21"/>
          <w:szCs w:val="21"/>
          <w:rPrChange w:id="1284" w:author="Dick" w:date="2019-07-08T06:14:00Z">
            <w:rPr>
              <w:rFonts w:ascii="Consolas" w:hAnsi="Consolas"/>
              <w:color w:val="000000"/>
              <w:sz w:val="21"/>
              <w:szCs w:val="21"/>
            </w:rPr>
          </w:rPrChange>
        </w:rPr>
        <w:t xml:space="preserve">: </w:t>
      </w:r>
      <w:r w:rsidRPr="00F74337">
        <w:rPr>
          <w:rFonts w:ascii="Consolas" w:hAnsi="Consolas"/>
          <w:sz w:val="21"/>
          <w:szCs w:val="21"/>
          <w:rPrChange w:id="1285" w:author="Dick" w:date="2019-07-08T06:14:00Z">
            <w:rPr>
              <w:rFonts w:ascii="Consolas" w:hAnsi="Consolas"/>
              <w:color w:val="A31515"/>
              <w:sz w:val="21"/>
              <w:szCs w:val="21"/>
            </w:rPr>
          </w:rPrChange>
        </w:rPr>
        <w:t>"</w:t>
      </w:r>
      <w:r w:rsidR="00374EDA" w:rsidRPr="00F74337">
        <w:rPr>
          <w:rFonts w:ascii="Consolas" w:hAnsi="Consolas"/>
          <w:sz w:val="21"/>
          <w:szCs w:val="21"/>
          <w:rPrChange w:id="1286" w:author="Dick" w:date="2019-07-08T06:14:00Z">
            <w:rPr>
              <w:rFonts w:ascii="Consolas" w:hAnsi="Consolas"/>
              <w:color w:val="A31515"/>
              <w:sz w:val="21"/>
              <w:szCs w:val="21"/>
            </w:rPr>
          </w:rPrChange>
        </w:rPr>
        <w:t>dm</w:t>
      </w:r>
      <w:r w:rsidRPr="00F74337">
        <w:rPr>
          <w:rFonts w:ascii="Consolas" w:hAnsi="Consolas"/>
          <w:sz w:val="21"/>
          <w:szCs w:val="21"/>
          <w:rPrChange w:id="1287" w:author="Dick" w:date="2019-07-08T06:14:00Z">
            <w:rPr>
              <w:rFonts w:ascii="Consolas" w:hAnsi="Consolas"/>
              <w:color w:val="A31515"/>
              <w:sz w:val="21"/>
              <w:szCs w:val="21"/>
            </w:rPr>
          </w:rPrChange>
        </w:rPr>
        <w:t>"</w:t>
      </w:r>
      <w:r w:rsidRPr="00F74337">
        <w:rPr>
          <w:rFonts w:ascii="Consolas" w:hAnsi="Consolas"/>
          <w:sz w:val="21"/>
          <w:szCs w:val="21"/>
          <w:rPrChange w:id="1288" w:author="Dick" w:date="2019-07-08T06:14:00Z">
            <w:rPr>
              <w:rFonts w:ascii="Consolas" w:hAnsi="Consolas"/>
              <w:color w:val="000000"/>
              <w:sz w:val="21"/>
              <w:szCs w:val="21"/>
            </w:rPr>
          </w:rPrChange>
        </w:rPr>
        <w:t>,</w:t>
      </w:r>
    </w:p>
    <w:p w14:paraId="66A75216" w14:textId="77777777" w:rsidR="00344F9D" w:rsidRPr="00F74337" w:rsidRDefault="00344F9D" w:rsidP="00344F9D">
      <w:pPr>
        <w:shd w:val="clear" w:color="auto" w:fill="FFFFFF"/>
        <w:spacing w:before="0" w:line="285" w:lineRule="atLeast"/>
        <w:ind w:left="0"/>
        <w:rPr>
          <w:rFonts w:ascii="Consolas" w:hAnsi="Consolas"/>
          <w:sz w:val="21"/>
          <w:szCs w:val="21"/>
          <w:rPrChange w:id="1289" w:author="Dick" w:date="2019-07-08T06:14:00Z">
            <w:rPr>
              <w:rFonts w:ascii="Consolas" w:hAnsi="Consolas"/>
              <w:color w:val="000000"/>
              <w:sz w:val="21"/>
              <w:szCs w:val="21"/>
            </w:rPr>
          </w:rPrChange>
        </w:rPr>
      </w:pPr>
      <w:r w:rsidRPr="00F74337">
        <w:rPr>
          <w:rFonts w:ascii="Consolas" w:hAnsi="Consolas"/>
          <w:sz w:val="21"/>
          <w:szCs w:val="21"/>
          <w:rPrChange w:id="1290" w:author="Dick" w:date="2019-07-08T06:14:00Z">
            <w:rPr>
              <w:rFonts w:ascii="Consolas" w:hAnsi="Consolas"/>
              <w:color w:val="000000"/>
              <w:sz w:val="21"/>
              <w:szCs w:val="21"/>
            </w:rPr>
          </w:rPrChange>
        </w:rPr>
        <w:t>        </w:t>
      </w:r>
      <w:r w:rsidRPr="00F74337">
        <w:rPr>
          <w:rFonts w:ascii="Consolas" w:hAnsi="Consolas"/>
          <w:sz w:val="21"/>
          <w:szCs w:val="21"/>
          <w:rPrChange w:id="1291" w:author="Dick" w:date="2019-07-08T06:14:00Z">
            <w:rPr>
              <w:rFonts w:ascii="Consolas" w:hAnsi="Consolas"/>
              <w:color w:val="0451A5"/>
              <w:sz w:val="21"/>
              <w:szCs w:val="21"/>
            </w:rPr>
          </w:rPrChange>
        </w:rPr>
        <w:t>"mvon.</w:t>
      </w:r>
      <w:r w:rsidR="00374EDA" w:rsidRPr="00F74337">
        <w:rPr>
          <w:rFonts w:ascii="Consolas" w:hAnsi="Consolas"/>
          <w:sz w:val="21"/>
          <w:szCs w:val="21"/>
          <w:rPrChange w:id="1292" w:author="Dick" w:date="2019-07-08T06:14:00Z">
            <w:rPr>
              <w:rFonts w:ascii="Consolas" w:hAnsi="Consolas"/>
              <w:color w:val="0451A5"/>
              <w:sz w:val="21"/>
              <w:szCs w:val="21"/>
            </w:rPr>
          </w:rPrChange>
        </w:rPr>
        <w:t>Account</w:t>
      </w:r>
      <w:r w:rsidRPr="00F74337">
        <w:rPr>
          <w:rFonts w:ascii="Consolas" w:hAnsi="Consolas"/>
          <w:sz w:val="21"/>
          <w:szCs w:val="21"/>
          <w:rPrChange w:id="1293" w:author="Dick" w:date="2019-07-08T06:14:00Z">
            <w:rPr>
              <w:rFonts w:ascii="Consolas" w:hAnsi="Consolas"/>
              <w:color w:val="0451A5"/>
              <w:sz w:val="21"/>
              <w:szCs w:val="21"/>
            </w:rPr>
          </w:rPrChange>
        </w:rPr>
        <w:t>Password"</w:t>
      </w:r>
      <w:r w:rsidRPr="00F74337">
        <w:rPr>
          <w:rFonts w:ascii="Consolas" w:hAnsi="Consolas"/>
          <w:sz w:val="21"/>
          <w:szCs w:val="21"/>
          <w:rPrChange w:id="1294" w:author="Dick" w:date="2019-07-08T06:14:00Z">
            <w:rPr>
              <w:rFonts w:ascii="Consolas" w:hAnsi="Consolas"/>
              <w:color w:val="000000"/>
              <w:sz w:val="21"/>
              <w:szCs w:val="21"/>
            </w:rPr>
          </w:rPrChange>
        </w:rPr>
        <w:t xml:space="preserve">: </w:t>
      </w:r>
      <w:r w:rsidRPr="00F74337">
        <w:rPr>
          <w:rFonts w:ascii="Consolas" w:hAnsi="Consolas"/>
          <w:sz w:val="21"/>
          <w:szCs w:val="21"/>
          <w:rPrChange w:id="1295" w:author="Dick" w:date="2019-07-08T06:14:00Z">
            <w:rPr>
              <w:rFonts w:ascii="Consolas" w:hAnsi="Consolas"/>
              <w:color w:val="A31515"/>
              <w:sz w:val="21"/>
              <w:szCs w:val="21"/>
            </w:rPr>
          </w:rPrChange>
        </w:rPr>
        <w:t>""</w:t>
      </w:r>
      <w:r w:rsidRPr="00F74337">
        <w:rPr>
          <w:rFonts w:ascii="Consolas" w:hAnsi="Consolas"/>
          <w:sz w:val="21"/>
          <w:szCs w:val="21"/>
          <w:rPrChange w:id="1296" w:author="Dick" w:date="2019-07-08T06:14:00Z">
            <w:rPr>
              <w:rFonts w:ascii="Consolas" w:hAnsi="Consolas"/>
              <w:color w:val="000000"/>
              <w:sz w:val="21"/>
              <w:szCs w:val="21"/>
            </w:rPr>
          </w:rPrChange>
        </w:rPr>
        <w:t>,</w:t>
      </w:r>
    </w:p>
    <w:p w14:paraId="3C051140" w14:textId="77777777" w:rsidR="00344F9D" w:rsidRPr="00F74337" w:rsidRDefault="00344F9D" w:rsidP="00344F9D">
      <w:pPr>
        <w:shd w:val="clear" w:color="auto" w:fill="FFFFFF"/>
        <w:spacing w:before="0" w:line="285" w:lineRule="atLeast"/>
        <w:ind w:left="0"/>
        <w:rPr>
          <w:rFonts w:ascii="Consolas" w:hAnsi="Consolas"/>
          <w:sz w:val="21"/>
          <w:szCs w:val="21"/>
          <w:rPrChange w:id="1297" w:author="Dick" w:date="2019-07-08T06:14:00Z">
            <w:rPr>
              <w:rFonts w:ascii="Consolas" w:hAnsi="Consolas"/>
              <w:color w:val="000000"/>
              <w:sz w:val="21"/>
              <w:szCs w:val="21"/>
            </w:rPr>
          </w:rPrChange>
        </w:rPr>
      </w:pPr>
      <w:r w:rsidRPr="00F74337">
        <w:rPr>
          <w:rFonts w:ascii="Consolas" w:hAnsi="Consolas"/>
          <w:sz w:val="21"/>
          <w:szCs w:val="21"/>
          <w:rPrChange w:id="1298" w:author="Dick" w:date="2019-07-08T06:14:00Z">
            <w:rPr>
              <w:rFonts w:ascii="Consolas" w:hAnsi="Consolas"/>
              <w:color w:val="000000"/>
              <w:sz w:val="21"/>
              <w:szCs w:val="21"/>
            </w:rPr>
          </w:rPrChange>
        </w:rPr>
        <w:t>        </w:t>
      </w:r>
      <w:r w:rsidRPr="00F74337">
        <w:rPr>
          <w:rFonts w:ascii="Consolas" w:hAnsi="Consolas"/>
          <w:sz w:val="21"/>
          <w:szCs w:val="21"/>
          <w:rPrChange w:id="1299" w:author="Dick" w:date="2019-07-08T06:14:00Z">
            <w:rPr>
              <w:rFonts w:ascii="Consolas" w:hAnsi="Consolas"/>
              <w:color w:val="0451A5"/>
              <w:sz w:val="21"/>
              <w:szCs w:val="21"/>
            </w:rPr>
          </w:rPrChange>
        </w:rPr>
        <w:t>"mvon.Account"</w:t>
      </w:r>
      <w:r w:rsidRPr="00F74337">
        <w:rPr>
          <w:rFonts w:ascii="Consolas" w:hAnsi="Consolas"/>
          <w:sz w:val="21"/>
          <w:szCs w:val="21"/>
          <w:rPrChange w:id="1300" w:author="Dick" w:date="2019-07-08T06:14:00Z">
            <w:rPr>
              <w:rFonts w:ascii="Consolas" w:hAnsi="Consolas"/>
              <w:color w:val="000000"/>
              <w:sz w:val="21"/>
              <w:szCs w:val="21"/>
            </w:rPr>
          </w:rPrChange>
        </w:rPr>
        <w:t xml:space="preserve">: </w:t>
      </w:r>
      <w:r w:rsidRPr="00F74337">
        <w:rPr>
          <w:rFonts w:ascii="Consolas" w:hAnsi="Consolas"/>
          <w:sz w:val="21"/>
          <w:szCs w:val="21"/>
          <w:rPrChange w:id="1301" w:author="Dick" w:date="2019-07-08T06:14:00Z">
            <w:rPr>
              <w:rFonts w:ascii="Consolas" w:hAnsi="Consolas"/>
              <w:color w:val="A31515"/>
              <w:sz w:val="21"/>
              <w:szCs w:val="21"/>
            </w:rPr>
          </w:rPrChange>
        </w:rPr>
        <w:t>"</w:t>
      </w:r>
      <w:r w:rsidR="00374EDA" w:rsidRPr="00F74337">
        <w:rPr>
          <w:rFonts w:ascii="Consolas" w:hAnsi="Consolas"/>
          <w:sz w:val="21"/>
          <w:szCs w:val="21"/>
          <w:rPrChange w:id="1302" w:author="Dick" w:date="2019-07-08T06:14:00Z">
            <w:rPr>
              <w:rFonts w:ascii="Consolas" w:hAnsi="Consolas"/>
              <w:color w:val="A31515"/>
              <w:sz w:val="21"/>
              <w:szCs w:val="21"/>
            </w:rPr>
          </w:rPrChange>
        </w:rPr>
        <w:t>dm</w:t>
      </w:r>
      <w:r w:rsidRPr="00F74337">
        <w:rPr>
          <w:rFonts w:ascii="Consolas" w:hAnsi="Consolas"/>
          <w:sz w:val="21"/>
          <w:szCs w:val="21"/>
          <w:rPrChange w:id="1303" w:author="Dick" w:date="2019-07-08T06:14:00Z">
            <w:rPr>
              <w:rFonts w:ascii="Consolas" w:hAnsi="Consolas"/>
              <w:color w:val="A31515"/>
              <w:sz w:val="21"/>
              <w:szCs w:val="21"/>
            </w:rPr>
          </w:rPrChange>
        </w:rPr>
        <w:t>"</w:t>
      </w:r>
      <w:r w:rsidRPr="00F74337">
        <w:rPr>
          <w:rFonts w:ascii="Consolas" w:hAnsi="Consolas"/>
          <w:sz w:val="21"/>
          <w:szCs w:val="21"/>
          <w:rPrChange w:id="1304" w:author="Dick" w:date="2019-07-08T06:14:00Z">
            <w:rPr>
              <w:rFonts w:ascii="Consolas" w:hAnsi="Consolas"/>
              <w:color w:val="000000"/>
              <w:sz w:val="21"/>
              <w:szCs w:val="21"/>
            </w:rPr>
          </w:rPrChange>
        </w:rPr>
        <w:t>,</w:t>
      </w:r>
    </w:p>
    <w:p w14:paraId="29739660" w14:textId="77777777" w:rsidR="00344F9D" w:rsidRPr="00F74337" w:rsidRDefault="00344F9D" w:rsidP="00344F9D">
      <w:pPr>
        <w:shd w:val="clear" w:color="auto" w:fill="FFFFFF"/>
        <w:spacing w:before="0" w:line="285" w:lineRule="atLeast"/>
        <w:ind w:left="0"/>
        <w:rPr>
          <w:rFonts w:ascii="Consolas" w:hAnsi="Consolas"/>
          <w:sz w:val="21"/>
          <w:szCs w:val="21"/>
          <w:rPrChange w:id="1305" w:author="Dick" w:date="2019-07-08T06:14:00Z">
            <w:rPr>
              <w:rFonts w:ascii="Consolas" w:hAnsi="Consolas"/>
              <w:color w:val="000000"/>
              <w:sz w:val="21"/>
              <w:szCs w:val="21"/>
            </w:rPr>
          </w:rPrChange>
        </w:rPr>
      </w:pPr>
      <w:r w:rsidRPr="00F74337">
        <w:rPr>
          <w:rFonts w:ascii="Consolas" w:hAnsi="Consolas"/>
          <w:sz w:val="21"/>
          <w:szCs w:val="21"/>
          <w:rPrChange w:id="1306" w:author="Dick" w:date="2019-07-08T06:14:00Z">
            <w:rPr>
              <w:rFonts w:ascii="Consolas" w:hAnsi="Consolas"/>
              <w:color w:val="000000"/>
              <w:sz w:val="21"/>
              <w:szCs w:val="21"/>
            </w:rPr>
          </w:rPrChange>
        </w:rPr>
        <w:t xml:space="preserve">        </w:t>
      </w:r>
      <w:r w:rsidRPr="00F74337">
        <w:rPr>
          <w:rFonts w:ascii="Consolas" w:hAnsi="Consolas"/>
          <w:sz w:val="21"/>
          <w:szCs w:val="21"/>
          <w:rPrChange w:id="1307" w:author="Dick" w:date="2019-07-08T06:14:00Z">
            <w:rPr>
              <w:rFonts w:ascii="Consolas" w:hAnsi="Consolas"/>
              <w:color w:val="A31515"/>
              <w:sz w:val="21"/>
              <w:szCs w:val="21"/>
            </w:rPr>
          </w:rPrChange>
        </w:rPr>
        <w:t>"files.associations"</w:t>
      </w:r>
      <w:r w:rsidRPr="00F74337">
        <w:rPr>
          <w:rFonts w:ascii="Consolas" w:hAnsi="Consolas"/>
          <w:sz w:val="21"/>
          <w:szCs w:val="21"/>
          <w:rPrChange w:id="1308" w:author="Dick" w:date="2019-07-08T06:14:00Z">
            <w:rPr>
              <w:rFonts w:ascii="Consolas" w:hAnsi="Consolas"/>
              <w:color w:val="0000FF"/>
              <w:sz w:val="21"/>
              <w:szCs w:val="21"/>
            </w:rPr>
          </w:rPrChange>
        </w:rPr>
        <w:t>:</w:t>
      </w:r>
      <w:r w:rsidRPr="00F74337">
        <w:rPr>
          <w:rFonts w:ascii="Consolas" w:hAnsi="Consolas"/>
          <w:sz w:val="21"/>
          <w:szCs w:val="21"/>
          <w:rPrChange w:id="1309" w:author="Dick" w:date="2019-07-08T06:14:00Z">
            <w:rPr>
              <w:rFonts w:ascii="Consolas" w:hAnsi="Consolas"/>
              <w:color w:val="000000"/>
              <w:sz w:val="21"/>
              <w:szCs w:val="21"/>
            </w:rPr>
          </w:rPrChange>
        </w:rPr>
        <w:t xml:space="preserve"> {</w:t>
      </w:r>
      <w:r w:rsidRPr="00F74337">
        <w:rPr>
          <w:rFonts w:ascii="Consolas" w:hAnsi="Consolas"/>
          <w:sz w:val="21"/>
          <w:szCs w:val="21"/>
          <w:rPrChange w:id="1310" w:author="Dick" w:date="2019-07-08T06:14:00Z">
            <w:rPr>
              <w:rFonts w:ascii="Consolas" w:hAnsi="Consolas"/>
              <w:color w:val="A31515"/>
              <w:sz w:val="21"/>
              <w:szCs w:val="21"/>
            </w:rPr>
          </w:rPrChange>
        </w:rPr>
        <w:t>"*"</w:t>
      </w:r>
      <w:r w:rsidRPr="00F74337">
        <w:rPr>
          <w:rFonts w:ascii="Consolas" w:hAnsi="Consolas"/>
          <w:sz w:val="21"/>
          <w:szCs w:val="21"/>
          <w:rPrChange w:id="1311" w:author="Dick" w:date="2019-07-08T06:14:00Z">
            <w:rPr>
              <w:rFonts w:ascii="Consolas" w:hAnsi="Consolas"/>
              <w:color w:val="0000FF"/>
              <w:sz w:val="21"/>
              <w:szCs w:val="21"/>
            </w:rPr>
          </w:rPrChange>
        </w:rPr>
        <w:t>:</w:t>
      </w:r>
      <w:r w:rsidRPr="00F74337">
        <w:rPr>
          <w:rFonts w:ascii="Consolas" w:hAnsi="Consolas"/>
          <w:sz w:val="21"/>
          <w:szCs w:val="21"/>
          <w:rPrChange w:id="1312" w:author="Dick" w:date="2019-07-08T06:14:00Z">
            <w:rPr>
              <w:rFonts w:ascii="Consolas" w:hAnsi="Consolas"/>
              <w:color w:val="A31515"/>
              <w:sz w:val="21"/>
              <w:szCs w:val="21"/>
            </w:rPr>
          </w:rPrChange>
        </w:rPr>
        <w:t>"mvon"</w:t>
      </w:r>
      <w:r w:rsidRPr="00F74337">
        <w:rPr>
          <w:rFonts w:ascii="Consolas" w:hAnsi="Consolas"/>
          <w:sz w:val="21"/>
          <w:szCs w:val="21"/>
          <w:rPrChange w:id="1313" w:author="Dick" w:date="2019-07-08T06:14:00Z">
            <w:rPr>
              <w:rFonts w:ascii="Consolas" w:hAnsi="Consolas"/>
              <w:color w:val="000000"/>
              <w:sz w:val="21"/>
              <w:szCs w:val="21"/>
            </w:rPr>
          </w:rPrChange>
        </w:rPr>
        <w:t>}</w:t>
      </w:r>
    </w:p>
    <w:p w14:paraId="525C9759" w14:textId="77777777" w:rsidR="00344F9D" w:rsidRPr="0052132F"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    }</w:t>
      </w:r>
    </w:p>
    <w:p w14:paraId="45270D32" w14:textId="77777777" w:rsidR="00344F9D" w:rsidRDefault="00344F9D" w:rsidP="00344F9D">
      <w:pPr>
        <w:shd w:val="clear" w:color="auto" w:fill="FFFFFF"/>
        <w:spacing w:before="0" w:line="285" w:lineRule="atLeast"/>
        <w:ind w:left="0"/>
        <w:rPr>
          <w:rFonts w:ascii="Consolas" w:hAnsi="Consolas"/>
          <w:color w:val="000000"/>
          <w:sz w:val="21"/>
          <w:szCs w:val="21"/>
        </w:rPr>
      </w:pPr>
      <w:r w:rsidRPr="0052132F">
        <w:rPr>
          <w:rFonts w:ascii="Consolas" w:hAnsi="Consolas"/>
          <w:color w:val="000000"/>
          <w:sz w:val="21"/>
          <w:szCs w:val="21"/>
        </w:rPr>
        <w:t>}</w:t>
      </w:r>
    </w:p>
    <w:p w14:paraId="0632052B" w14:textId="77777777" w:rsidR="00344F9D" w:rsidRDefault="00344F9D" w:rsidP="00344F9D">
      <w:pPr>
        <w:shd w:val="clear" w:color="auto" w:fill="FFFFFF"/>
        <w:spacing w:before="0" w:line="285" w:lineRule="atLeast"/>
        <w:ind w:left="0"/>
        <w:rPr>
          <w:rFonts w:ascii="Consolas" w:hAnsi="Consolas"/>
          <w:color w:val="000000"/>
          <w:sz w:val="21"/>
          <w:szCs w:val="21"/>
        </w:rPr>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Change w:id="1314" w:author="Dick" w:date="2019-07-08T09:21:00Z">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PrChange>
      </w:tblPr>
      <w:tblGrid>
        <w:gridCol w:w="2880"/>
        <w:gridCol w:w="2849"/>
        <w:gridCol w:w="3240"/>
        <w:tblGridChange w:id="1315">
          <w:tblGrid>
            <w:gridCol w:w="3964"/>
            <w:gridCol w:w="2591"/>
            <w:gridCol w:w="258"/>
            <w:gridCol w:w="2250"/>
          </w:tblGrid>
        </w:tblGridChange>
      </w:tblGrid>
      <w:tr w:rsidR="00344F9D" w:rsidRPr="00D75462" w14:paraId="7566AB36" w14:textId="77777777" w:rsidTr="00F46A58">
        <w:tc>
          <w:tcPr>
            <w:tcW w:w="2880" w:type="dxa"/>
            <w:tcBorders>
              <w:top w:val="single" w:sz="4" w:space="0" w:color="5B9BD5"/>
              <w:left w:val="single" w:sz="4" w:space="0" w:color="5B9BD5"/>
              <w:bottom w:val="single" w:sz="4" w:space="0" w:color="5B9BD5"/>
              <w:right w:val="nil"/>
            </w:tcBorders>
            <w:shd w:val="clear" w:color="auto" w:fill="5B9BD5"/>
            <w:tcPrChange w:id="1316" w:author="Dick" w:date="2019-07-08T09:21:00Z">
              <w:tcPr>
                <w:tcW w:w="2553" w:type="dxa"/>
                <w:tcBorders>
                  <w:top w:val="single" w:sz="4" w:space="0" w:color="5B9BD5"/>
                  <w:left w:val="single" w:sz="4" w:space="0" w:color="5B9BD5"/>
                  <w:bottom w:val="single" w:sz="4" w:space="0" w:color="5B9BD5"/>
                  <w:right w:val="nil"/>
                </w:tcBorders>
                <w:shd w:val="clear" w:color="auto" w:fill="5B9BD5"/>
              </w:tcPr>
            </w:tcPrChange>
          </w:tcPr>
          <w:p w14:paraId="47FCF978" w14:textId="77777777" w:rsidR="00344F9D" w:rsidRPr="00D75462" w:rsidRDefault="00344F9D" w:rsidP="003E04B4">
            <w:pPr>
              <w:ind w:left="0"/>
              <w:rPr>
                <w:rFonts w:ascii="Calibri" w:hAnsi="Calibri"/>
                <w:b/>
                <w:bCs/>
                <w:noProof/>
                <w:color w:val="FFFFFF"/>
                <w:lang w:val="en-ZA" w:eastAsia="en-ZA"/>
              </w:rPr>
            </w:pPr>
            <w:r>
              <w:rPr>
                <w:rFonts w:ascii="Calibri" w:hAnsi="Calibri"/>
                <w:b/>
                <w:bCs/>
                <w:noProof/>
                <w:color w:val="FFFFFF"/>
                <w:lang w:val="en-ZA" w:eastAsia="en-ZA"/>
              </w:rPr>
              <w:t>Setting</w:t>
            </w:r>
            <w:r w:rsidRPr="00D75462">
              <w:rPr>
                <w:rFonts w:ascii="Calibri" w:hAnsi="Calibri"/>
                <w:b/>
                <w:bCs/>
                <w:noProof/>
                <w:color w:val="FFFFFF"/>
                <w:lang w:val="en-ZA" w:eastAsia="en-ZA"/>
              </w:rPr>
              <w:t xml:space="preserve"> </w:t>
            </w:r>
          </w:p>
        </w:tc>
        <w:tc>
          <w:tcPr>
            <w:tcW w:w="2849" w:type="dxa"/>
            <w:tcBorders>
              <w:top w:val="single" w:sz="4" w:space="0" w:color="5B9BD5"/>
              <w:left w:val="nil"/>
              <w:bottom w:val="single" w:sz="4" w:space="0" w:color="5B9BD5"/>
              <w:right w:val="nil"/>
            </w:tcBorders>
            <w:shd w:val="clear" w:color="auto" w:fill="5B9BD5"/>
            <w:tcPrChange w:id="1317" w:author="Dick" w:date="2019-07-08T09:21:00Z">
              <w:tcPr>
                <w:tcW w:w="2909" w:type="dxa"/>
                <w:gridSpan w:val="2"/>
                <w:tcBorders>
                  <w:top w:val="single" w:sz="4" w:space="0" w:color="5B9BD5"/>
                  <w:left w:val="nil"/>
                  <w:bottom w:val="single" w:sz="4" w:space="0" w:color="5B9BD5"/>
                  <w:right w:val="nil"/>
                </w:tcBorders>
                <w:shd w:val="clear" w:color="auto" w:fill="5B9BD5"/>
              </w:tcPr>
            </w:tcPrChange>
          </w:tcPr>
          <w:p w14:paraId="4EFB48EF" w14:textId="77777777" w:rsidR="00344F9D" w:rsidRDefault="00344F9D" w:rsidP="003E04B4">
            <w:pPr>
              <w:ind w:left="0"/>
              <w:rPr>
                <w:rFonts w:ascii="Calibri" w:hAnsi="Calibri"/>
                <w:b/>
                <w:bCs/>
                <w:noProof/>
                <w:color w:val="FFFFFF"/>
                <w:lang w:val="en-ZA" w:eastAsia="en-ZA"/>
              </w:rPr>
            </w:pPr>
          </w:p>
        </w:tc>
        <w:tc>
          <w:tcPr>
            <w:tcW w:w="3240" w:type="dxa"/>
            <w:tcBorders>
              <w:top w:val="single" w:sz="4" w:space="0" w:color="5B9BD5"/>
              <w:left w:val="nil"/>
              <w:bottom w:val="single" w:sz="4" w:space="0" w:color="5B9BD5"/>
              <w:right w:val="single" w:sz="4" w:space="0" w:color="5B9BD5"/>
            </w:tcBorders>
            <w:shd w:val="clear" w:color="auto" w:fill="5B9BD5"/>
            <w:tcPrChange w:id="1318" w:author="Dick" w:date="2019-07-08T09:21:00Z">
              <w:tcPr>
                <w:tcW w:w="3601" w:type="dxa"/>
                <w:tcBorders>
                  <w:top w:val="single" w:sz="4" w:space="0" w:color="5B9BD5"/>
                  <w:left w:val="nil"/>
                  <w:bottom w:val="single" w:sz="4" w:space="0" w:color="5B9BD5"/>
                  <w:right w:val="single" w:sz="4" w:space="0" w:color="5B9BD5"/>
                </w:tcBorders>
                <w:shd w:val="clear" w:color="auto" w:fill="5B9BD5"/>
              </w:tcPr>
            </w:tcPrChange>
          </w:tcPr>
          <w:p w14:paraId="1929D896" w14:textId="77777777" w:rsidR="00344F9D" w:rsidRPr="00D75462" w:rsidRDefault="00344F9D" w:rsidP="003E04B4">
            <w:pPr>
              <w:ind w:left="0"/>
              <w:rPr>
                <w:rFonts w:ascii="Calibri" w:hAnsi="Calibri"/>
                <w:b/>
                <w:bCs/>
                <w:noProof/>
                <w:color w:val="FFFFFF"/>
                <w:lang w:val="en-ZA" w:eastAsia="en-ZA"/>
              </w:rPr>
            </w:pPr>
            <w:r>
              <w:rPr>
                <w:rFonts w:ascii="Calibri" w:hAnsi="Calibri"/>
                <w:b/>
                <w:bCs/>
                <w:noProof/>
                <w:color w:val="FFFFFF"/>
                <w:lang w:val="en-ZA" w:eastAsia="en-ZA"/>
              </w:rPr>
              <w:t>Description</w:t>
            </w:r>
          </w:p>
        </w:tc>
      </w:tr>
      <w:tr w:rsidR="00344F9D" w:rsidRPr="00D75462" w14:paraId="10E659DF" w14:textId="77777777" w:rsidTr="00F46A58">
        <w:tc>
          <w:tcPr>
            <w:tcW w:w="2880" w:type="dxa"/>
            <w:shd w:val="clear" w:color="auto" w:fill="DEEAF6"/>
            <w:tcPrChange w:id="1319" w:author="Dick" w:date="2019-07-08T09:21:00Z">
              <w:tcPr>
                <w:tcW w:w="2553" w:type="dxa"/>
                <w:shd w:val="clear" w:color="auto" w:fill="DEEAF6"/>
              </w:tcPr>
            </w:tcPrChange>
          </w:tcPr>
          <w:p w14:paraId="7EC323B6" w14:textId="60137725" w:rsidR="00344F9D" w:rsidRPr="00D75462" w:rsidRDefault="00F46A58" w:rsidP="003E04B4">
            <w:pPr>
              <w:ind w:left="0"/>
              <w:rPr>
                <w:rFonts w:ascii="Calibri" w:hAnsi="Calibri"/>
                <w:b/>
                <w:bCs/>
                <w:noProof/>
                <w:lang w:val="en-ZA" w:eastAsia="en-ZA"/>
              </w:rPr>
            </w:pPr>
            <w:ins w:id="1320" w:author="Dick" w:date="2019-07-08T09:20:00Z">
              <w:r>
                <w:rPr>
                  <w:rFonts w:ascii="Calibri" w:hAnsi="Calibri"/>
                  <w:b/>
                  <w:bCs/>
                  <w:noProof/>
                  <w:lang w:val="en-ZA" w:eastAsia="en-ZA"/>
                </w:rPr>
                <w:t>mvon.RestPath</w:t>
              </w:r>
            </w:ins>
            <w:del w:id="1321" w:author="Dick" w:date="2019-07-08T09:19:00Z">
              <w:r w:rsidR="00344F9D" w:rsidDel="00F46A58">
                <w:rPr>
                  <w:rFonts w:ascii="Calibri" w:hAnsi="Calibri"/>
                  <w:b/>
                  <w:bCs/>
                  <w:noProof/>
                  <w:lang w:val="en-ZA" w:eastAsia="en-ZA"/>
                </w:rPr>
                <w:delText>Mvon.useGateway</w:delText>
              </w:r>
            </w:del>
          </w:p>
        </w:tc>
        <w:tc>
          <w:tcPr>
            <w:tcW w:w="2849" w:type="dxa"/>
            <w:shd w:val="clear" w:color="auto" w:fill="DEEAF6"/>
            <w:tcPrChange w:id="1322" w:author="Dick" w:date="2019-07-08T09:21:00Z">
              <w:tcPr>
                <w:tcW w:w="2909" w:type="dxa"/>
                <w:gridSpan w:val="2"/>
                <w:shd w:val="clear" w:color="auto" w:fill="DEEAF6"/>
              </w:tcPr>
            </w:tcPrChange>
          </w:tcPr>
          <w:p w14:paraId="1F3DE8F1" w14:textId="12EC9713" w:rsidR="00344F9D" w:rsidRPr="00E4617A" w:rsidRDefault="00344F9D" w:rsidP="003E04B4">
            <w:pPr>
              <w:ind w:left="0"/>
              <w:rPr>
                <w:rFonts w:asciiTheme="minorHAnsi" w:hAnsiTheme="minorHAnsi" w:cstheme="minorHAnsi"/>
                <w:sz w:val="24"/>
                <w:szCs w:val="24"/>
              </w:rPr>
            </w:pPr>
            <w:del w:id="1323" w:author="Dick" w:date="2019-07-08T09:19:00Z">
              <w:r w:rsidDel="00F46A58">
                <w:rPr>
                  <w:rFonts w:asciiTheme="minorHAnsi" w:hAnsiTheme="minorHAnsi" w:cstheme="minorHAnsi"/>
                  <w:sz w:val="24"/>
                  <w:szCs w:val="24"/>
                </w:rPr>
                <w:delText>true</w:delText>
              </w:r>
            </w:del>
            <w:ins w:id="1324" w:author="Dick" w:date="2019-07-08T09:20:00Z">
              <w:r w:rsidR="00F46A58">
                <w:rPr>
                  <w:rFonts w:asciiTheme="minorHAnsi" w:hAnsiTheme="minorHAnsi" w:cstheme="minorHAnsi"/>
                  <w:sz w:val="24"/>
                  <w:szCs w:val="24"/>
                </w:rPr>
                <w:t>http://localhost:9005/</w:t>
              </w:r>
            </w:ins>
          </w:p>
        </w:tc>
        <w:tc>
          <w:tcPr>
            <w:tcW w:w="3240" w:type="dxa"/>
            <w:shd w:val="clear" w:color="auto" w:fill="DEEAF6"/>
            <w:tcPrChange w:id="1325" w:author="Dick" w:date="2019-07-08T09:21:00Z">
              <w:tcPr>
                <w:tcW w:w="3601" w:type="dxa"/>
                <w:shd w:val="clear" w:color="auto" w:fill="DEEAF6"/>
              </w:tcPr>
            </w:tcPrChange>
          </w:tcPr>
          <w:p w14:paraId="251E27B7" w14:textId="3074AF43" w:rsidR="00344F9D" w:rsidRPr="00E4617A" w:rsidRDefault="00F46A58" w:rsidP="003E04B4">
            <w:pPr>
              <w:ind w:left="0"/>
              <w:rPr>
                <w:rFonts w:asciiTheme="minorHAnsi" w:hAnsiTheme="minorHAnsi" w:cstheme="minorHAnsi"/>
                <w:noProof/>
                <w:lang w:val="en-ZA" w:eastAsia="en-ZA"/>
              </w:rPr>
            </w:pPr>
            <w:ins w:id="1326" w:author="Dick" w:date="2019-07-08T09:21:00Z">
              <w:r>
                <w:rPr>
                  <w:rFonts w:asciiTheme="minorHAnsi" w:hAnsiTheme="minorHAnsi" w:cstheme="minorHAnsi"/>
                  <w:sz w:val="24"/>
                  <w:szCs w:val="24"/>
                </w:rPr>
                <w:t>Path to the REST Gateway</w:t>
              </w:r>
            </w:ins>
            <w:del w:id="1327" w:author="Dick" w:date="2019-07-08T09:19:00Z">
              <w:r w:rsidR="00344F9D" w:rsidDel="00F46A58">
                <w:rPr>
                  <w:rFonts w:asciiTheme="minorHAnsi" w:hAnsiTheme="minorHAnsi" w:cstheme="minorHAnsi"/>
                  <w:sz w:val="24"/>
                  <w:szCs w:val="24"/>
                </w:rPr>
                <w:delText>Indicate that the gateway must be used.</w:delText>
              </w:r>
            </w:del>
          </w:p>
        </w:tc>
      </w:tr>
      <w:tr w:rsidR="00F46A58" w:rsidRPr="00D75462" w14:paraId="0CA77E27" w14:textId="77777777" w:rsidTr="00F46A58">
        <w:tc>
          <w:tcPr>
            <w:tcW w:w="2880" w:type="dxa"/>
            <w:shd w:val="clear" w:color="auto" w:fill="auto"/>
            <w:tcPrChange w:id="1328" w:author="Dick" w:date="2019-07-08T09:21:00Z">
              <w:tcPr>
                <w:tcW w:w="2553" w:type="dxa"/>
                <w:shd w:val="clear" w:color="auto" w:fill="auto"/>
              </w:tcPr>
            </w:tcPrChange>
          </w:tcPr>
          <w:p w14:paraId="701270F0" w14:textId="1A4A3130" w:rsidR="00F46A58" w:rsidRPr="00374EDA" w:rsidRDefault="00F46A58" w:rsidP="00F46A58">
            <w:pPr>
              <w:tabs>
                <w:tab w:val="right" w:pos="2389"/>
              </w:tabs>
              <w:ind w:left="0"/>
              <w:rPr>
                <w:rFonts w:ascii="Calibri" w:hAnsi="Calibri"/>
                <w:bCs/>
                <w:noProof/>
                <w:lang w:val="en-ZA" w:eastAsia="en-ZA"/>
              </w:rPr>
            </w:pPr>
            <w:ins w:id="1329" w:author="Dick" w:date="2019-07-08T09:20:00Z">
              <w:r>
                <w:rPr>
                  <w:rFonts w:ascii="Calibri" w:hAnsi="Calibri"/>
                  <w:b/>
                  <w:bCs/>
                  <w:noProof/>
                  <w:lang w:val="en-ZA" w:eastAsia="en-ZA"/>
                </w:rPr>
                <w:t>m</w:t>
              </w:r>
            </w:ins>
            <w:ins w:id="1330" w:author="Dick" w:date="2019-07-08T09:19:00Z">
              <w:r>
                <w:rPr>
                  <w:rFonts w:ascii="Calibri" w:hAnsi="Calibri"/>
                  <w:b/>
                  <w:bCs/>
                  <w:noProof/>
                  <w:lang w:val="en-ZA" w:eastAsia="en-ZA"/>
                </w:rPr>
                <w:t>von.UseGateway</w:t>
              </w:r>
            </w:ins>
            <w:del w:id="1331"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remoteHost</w:delText>
              </w:r>
            </w:del>
          </w:p>
        </w:tc>
        <w:tc>
          <w:tcPr>
            <w:tcW w:w="2849" w:type="dxa"/>
            <w:tcPrChange w:id="1332" w:author="Dick" w:date="2019-07-08T09:21:00Z">
              <w:tcPr>
                <w:tcW w:w="2909" w:type="dxa"/>
                <w:gridSpan w:val="2"/>
              </w:tcPr>
            </w:tcPrChange>
          </w:tcPr>
          <w:p w14:paraId="0E83987B" w14:textId="5E6F33CD" w:rsidR="00F46A58" w:rsidRPr="00E4617A" w:rsidRDefault="00F46A58" w:rsidP="00F46A58">
            <w:pPr>
              <w:ind w:left="0"/>
              <w:rPr>
                <w:rFonts w:asciiTheme="minorHAnsi" w:hAnsiTheme="minorHAnsi" w:cstheme="minorHAnsi"/>
                <w:sz w:val="24"/>
                <w:szCs w:val="24"/>
              </w:rPr>
            </w:pPr>
            <w:ins w:id="1333" w:author="Dick" w:date="2019-07-08T09:19:00Z">
              <w:r>
                <w:rPr>
                  <w:rFonts w:asciiTheme="minorHAnsi" w:hAnsiTheme="minorHAnsi" w:cstheme="minorHAnsi"/>
                  <w:sz w:val="24"/>
                  <w:szCs w:val="24"/>
                </w:rPr>
                <w:t>true</w:t>
              </w:r>
            </w:ins>
            <w:del w:id="1334" w:author="Dick" w:date="2019-07-08T09:19:00Z">
              <w:r w:rsidDel="00F46A58">
                <w:rPr>
                  <w:rFonts w:asciiTheme="minorHAnsi" w:hAnsiTheme="minorHAnsi" w:cstheme="minorHAnsi"/>
                  <w:sz w:val="24"/>
                  <w:szCs w:val="24"/>
                </w:rPr>
                <w:delText>192.168.137.102</w:delText>
              </w:r>
            </w:del>
          </w:p>
        </w:tc>
        <w:tc>
          <w:tcPr>
            <w:tcW w:w="3240" w:type="dxa"/>
            <w:shd w:val="clear" w:color="auto" w:fill="auto"/>
            <w:tcPrChange w:id="1335" w:author="Dick" w:date="2019-07-08T09:21:00Z">
              <w:tcPr>
                <w:tcW w:w="3601" w:type="dxa"/>
                <w:shd w:val="clear" w:color="auto" w:fill="auto"/>
              </w:tcPr>
            </w:tcPrChange>
          </w:tcPr>
          <w:p w14:paraId="697D72BC" w14:textId="13A1D050" w:rsidR="00F46A58" w:rsidRPr="00D75462" w:rsidRDefault="00F46A58" w:rsidP="00F46A58">
            <w:pPr>
              <w:ind w:left="0"/>
              <w:rPr>
                <w:rFonts w:ascii="Calibri" w:hAnsi="Calibri"/>
                <w:noProof/>
                <w:lang w:val="en-ZA" w:eastAsia="en-ZA"/>
              </w:rPr>
            </w:pPr>
            <w:ins w:id="1336" w:author="Dick" w:date="2019-07-08T09:19:00Z">
              <w:r>
                <w:rPr>
                  <w:rFonts w:asciiTheme="minorHAnsi" w:hAnsiTheme="minorHAnsi" w:cstheme="minorHAnsi"/>
                  <w:sz w:val="24"/>
                  <w:szCs w:val="24"/>
                </w:rPr>
                <w:t>Indicate</w:t>
              </w:r>
            </w:ins>
            <w:ins w:id="1337" w:author="Dick" w:date="2019-07-08T09:21:00Z">
              <w:r>
                <w:rPr>
                  <w:rFonts w:asciiTheme="minorHAnsi" w:hAnsiTheme="minorHAnsi" w:cstheme="minorHAnsi"/>
                  <w:sz w:val="24"/>
                  <w:szCs w:val="24"/>
                </w:rPr>
                <w:t>s</w:t>
              </w:r>
            </w:ins>
            <w:ins w:id="1338" w:author="Dick" w:date="2019-07-08T09:19:00Z">
              <w:r>
                <w:rPr>
                  <w:rFonts w:asciiTheme="minorHAnsi" w:hAnsiTheme="minorHAnsi" w:cstheme="minorHAnsi"/>
                  <w:sz w:val="24"/>
                  <w:szCs w:val="24"/>
                </w:rPr>
                <w:t xml:space="preserve"> that the gateway must be used.</w:t>
              </w:r>
            </w:ins>
            <w:del w:id="1339" w:author="Dick" w:date="2019-07-08T09:19:00Z">
              <w:r w:rsidDel="00F46A58">
                <w:rPr>
                  <w:rFonts w:asciiTheme="minorHAnsi" w:hAnsiTheme="minorHAnsi" w:cstheme="minorHAnsi"/>
                  <w:sz w:val="24"/>
                  <w:szCs w:val="24"/>
                </w:rPr>
                <w:delText>The servers IP name that is running the D3 Database</w:delText>
              </w:r>
              <w:r w:rsidRPr="00E4617A" w:rsidDel="00F46A58">
                <w:rPr>
                  <w:rFonts w:asciiTheme="minorHAnsi" w:hAnsiTheme="minorHAnsi" w:cstheme="minorHAnsi"/>
                  <w:sz w:val="24"/>
                  <w:szCs w:val="24"/>
                </w:rPr>
                <w:delText>.</w:delText>
              </w:r>
              <w:r w:rsidDel="00F46A58">
                <w:rPr>
                  <w:rFonts w:asciiTheme="minorHAnsi" w:hAnsiTheme="minorHAnsi" w:cstheme="minorHAnsi"/>
                  <w:sz w:val="24"/>
                  <w:szCs w:val="24"/>
                </w:rPr>
                <w:delText xml:space="preserve"> </w:delText>
              </w:r>
            </w:del>
          </w:p>
        </w:tc>
      </w:tr>
      <w:tr w:rsidR="00F46A58" w:rsidRPr="00D75462" w14:paraId="08824247" w14:textId="77777777" w:rsidTr="00F46A58">
        <w:tc>
          <w:tcPr>
            <w:tcW w:w="2880" w:type="dxa"/>
            <w:shd w:val="clear" w:color="auto" w:fill="DEEAF6"/>
            <w:tcPrChange w:id="1340" w:author="Dick" w:date="2019-07-08T09:21:00Z">
              <w:tcPr>
                <w:tcW w:w="2553" w:type="dxa"/>
                <w:shd w:val="clear" w:color="auto" w:fill="DEEAF6"/>
              </w:tcPr>
            </w:tcPrChange>
          </w:tcPr>
          <w:p w14:paraId="109F4835" w14:textId="2D2D48DA" w:rsidR="00F46A58" w:rsidRPr="00E4617A" w:rsidRDefault="00F46A58" w:rsidP="00F46A58">
            <w:pPr>
              <w:ind w:left="0"/>
              <w:rPr>
                <w:rFonts w:ascii="Calibri" w:hAnsi="Calibri"/>
                <w:b/>
                <w:bCs/>
                <w:noProof/>
                <w:lang w:val="en-ZA" w:eastAsia="en-ZA"/>
              </w:rPr>
            </w:pPr>
            <w:ins w:id="1341" w:author="Dick" w:date="2019-07-08T09:19:00Z">
              <w:r w:rsidRPr="00E4617A">
                <w:rPr>
                  <w:rFonts w:asciiTheme="minorHAnsi" w:hAnsiTheme="minorHAnsi" w:cstheme="minorHAnsi"/>
                  <w:b/>
                  <w:szCs w:val="22"/>
                </w:rPr>
                <w:t>mvon.</w:t>
              </w:r>
              <w:r>
                <w:rPr>
                  <w:rFonts w:asciiTheme="minorHAnsi" w:hAnsiTheme="minorHAnsi" w:cstheme="minorHAnsi"/>
                  <w:b/>
                  <w:szCs w:val="22"/>
                </w:rPr>
                <w:t>RemoteHost</w:t>
              </w:r>
            </w:ins>
            <w:del w:id="1342"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gatewayType</w:delText>
              </w:r>
            </w:del>
          </w:p>
        </w:tc>
        <w:tc>
          <w:tcPr>
            <w:tcW w:w="2849" w:type="dxa"/>
            <w:shd w:val="clear" w:color="auto" w:fill="DEEAF6"/>
            <w:tcPrChange w:id="1343" w:author="Dick" w:date="2019-07-08T09:21:00Z">
              <w:tcPr>
                <w:tcW w:w="2909" w:type="dxa"/>
                <w:gridSpan w:val="2"/>
                <w:shd w:val="clear" w:color="auto" w:fill="DEEAF6"/>
              </w:tcPr>
            </w:tcPrChange>
          </w:tcPr>
          <w:p w14:paraId="49A1C8E8" w14:textId="484E20C2" w:rsidR="00F46A58" w:rsidRPr="00E4617A" w:rsidRDefault="00F46A58" w:rsidP="00F46A58">
            <w:pPr>
              <w:ind w:left="0"/>
              <w:rPr>
                <w:rFonts w:asciiTheme="minorHAnsi" w:hAnsiTheme="minorHAnsi" w:cstheme="minorHAnsi"/>
                <w:sz w:val="24"/>
                <w:szCs w:val="24"/>
              </w:rPr>
            </w:pPr>
            <w:ins w:id="1344" w:author="Dick" w:date="2019-07-08T09:19:00Z">
              <w:r>
                <w:rPr>
                  <w:rFonts w:asciiTheme="minorHAnsi" w:hAnsiTheme="minorHAnsi" w:cstheme="minorHAnsi"/>
                  <w:sz w:val="24"/>
                  <w:szCs w:val="24"/>
                </w:rPr>
                <w:t>192.168.137.102</w:t>
              </w:r>
            </w:ins>
            <w:del w:id="1345" w:author="Dick" w:date="2019-07-08T09:19:00Z">
              <w:r w:rsidDel="00F46A58">
                <w:rPr>
                  <w:rFonts w:asciiTheme="minorHAnsi" w:hAnsiTheme="minorHAnsi" w:cstheme="minorHAnsi"/>
                  <w:sz w:val="24"/>
                  <w:szCs w:val="24"/>
                </w:rPr>
                <w:delText>D3</w:delText>
              </w:r>
            </w:del>
          </w:p>
        </w:tc>
        <w:tc>
          <w:tcPr>
            <w:tcW w:w="3240" w:type="dxa"/>
            <w:shd w:val="clear" w:color="auto" w:fill="DEEAF6"/>
            <w:tcPrChange w:id="1346" w:author="Dick" w:date="2019-07-08T09:21:00Z">
              <w:tcPr>
                <w:tcW w:w="3601" w:type="dxa"/>
                <w:shd w:val="clear" w:color="auto" w:fill="DEEAF6"/>
              </w:tcPr>
            </w:tcPrChange>
          </w:tcPr>
          <w:p w14:paraId="5EA55A33" w14:textId="784B8917" w:rsidR="00F46A58" w:rsidRPr="00D75462" w:rsidRDefault="00F46A58" w:rsidP="00F46A58">
            <w:pPr>
              <w:ind w:left="0"/>
              <w:rPr>
                <w:rFonts w:ascii="Calibri" w:hAnsi="Calibri"/>
                <w:noProof/>
                <w:lang w:val="en-ZA" w:eastAsia="en-ZA"/>
              </w:rPr>
            </w:pPr>
            <w:ins w:id="1347" w:author="Dick" w:date="2019-07-08T09:19:00Z">
              <w:r>
                <w:rPr>
                  <w:rFonts w:asciiTheme="minorHAnsi" w:hAnsiTheme="minorHAnsi" w:cstheme="minorHAnsi"/>
                  <w:sz w:val="24"/>
                  <w:szCs w:val="24"/>
                </w:rPr>
                <w:t>The servers IP name that is running the D3 Database</w:t>
              </w:r>
              <w:r w:rsidRPr="00E4617A">
                <w:rPr>
                  <w:rFonts w:asciiTheme="minorHAnsi" w:hAnsiTheme="minorHAnsi" w:cstheme="minorHAnsi"/>
                  <w:sz w:val="24"/>
                  <w:szCs w:val="24"/>
                </w:rPr>
                <w:t>.</w:t>
              </w:r>
              <w:r>
                <w:rPr>
                  <w:rFonts w:asciiTheme="minorHAnsi" w:hAnsiTheme="minorHAnsi" w:cstheme="minorHAnsi"/>
                  <w:sz w:val="24"/>
                  <w:szCs w:val="24"/>
                </w:rPr>
                <w:t xml:space="preserve"> </w:t>
              </w:r>
            </w:ins>
            <w:del w:id="1348" w:author="Dick" w:date="2019-07-08T09:19:00Z">
              <w:r w:rsidDel="00F46A58">
                <w:rPr>
                  <w:rFonts w:asciiTheme="minorHAnsi" w:hAnsiTheme="minorHAnsi" w:cstheme="minorHAnsi"/>
                  <w:sz w:val="24"/>
                  <w:szCs w:val="24"/>
                </w:rPr>
                <w:delText>Connecting to a D3 server</w:delText>
              </w:r>
            </w:del>
          </w:p>
        </w:tc>
      </w:tr>
      <w:tr w:rsidR="00F46A58" w:rsidRPr="00D75462" w14:paraId="2EFCAEA2" w14:textId="77777777" w:rsidTr="00F46A58">
        <w:tc>
          <w:tcPr>
            <w:tcW w:w="2880" w:type="dxa"/>
            <w:shd w:val="clear" w:color="auto" w:fill="auto"/>
            <w:tcPrChange w:id="1349" w:author="Dick" w:date="2019-07-08T09:21:00Z">
              <w:tcPr>
                <w:tcW w:w="2553" w:type="dxa"/>
                <w:shd w:val="clear" w:color="auto" w:fill="auto"/>
              </w:tcPr>
            </w:tcPrChange>
          </w:tcPr>
          <w:p w14:paraId="083558EA" w14:textId="45C2B0E1" w:rsidR="00F46A58" w:rsidRPr="00E4617A" w:rsidRDefault="00F46A58" w:rsidP="00F46A58">
            <w:pPr>
              <w:ind w:left="0"/>
              <w:rPr>
                <w:rFonts w:ascii="Calibri" w:hAnsi="Calibri"/>
                <w:b/>
                <w:bCs/>
                <w:noProof/>
                <w:lang w:val="en-ZA" w:eastAsia="en-ZA"/>
              </w:rPr>
            </w:pPr>
            <w:ins w:id="1350" w:author="Dick" w:date="2019-07-08T09:19:00Z">
              <w:r w:rsidRPr="00E4617A">
                <w:rPr>
                  <w:rFonts w:asciiTheme="minorHAnsi" w:hAnsiTheme="minorHAnsi" w:cstheme="minorHAnsi"/>
                  <w:b/>
                  <w:szCs w:val="22"/>
                </w:rPr>
                <w:t>mvon.</w:t>
              </w:r>
              <w:r>
                <w:rPr>
                  <w:rFonts w:asciiTheme="minorHAnsi" w:hAnsiTheme="minorHAnsi" w:cstheme="minorHAnsi"/>
                  <w:b/>
                  <w:szCs w:val="22"/>
                </w:rPr>
                <w:t>GatewayType</w:t>
              </w:r>
            </w:ins>
            <w:del w:id="1351"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gatewayPort</w:delText>
              </w:r>
            </w:del>
          </w:p>
        </w:tc>
        <w:tc>
          <w:tcPr>
            <w:tcW w:w="2849" w:type="dxa"/>
            <w:tcPrChange w:id="1352" w:author="Dick" w:date="2019-07-08T09:21:00Z">
              <w:tcPr>
                <w:tcW w:w="2909" w:type="dxa"/>
                <w:gridSpan w:val="2"/>
              </w:tcPr>
            </w:tcPrChange>
          </w:tcPr>
          <w:p w14:paraId="01A0C88D" w14:textId="4F58BC3F" w:rsidR="00F46A58" w:rsidRPr="00E4617A" w:rsidRDefault="00F46A58" w:rsidP="00F46A58">
            <w:pPr>
              <w:ind w:left="0"/>
              <w:rPr>
                <w:rFonts w:asciiTheme="minorHAnsi" w:hAnsiTheme="minorHAnsi" w:cstheme="minorHAnsi"/>
                <w:sz w:val="24"/>
                <w:szCs w:val="24"/>
              </w:rPr>
            </w:pPr>
            <w:ins w:id="1353" w:author="Dick" w:date="2019-07-08T09:19:00Z">
              <w:r>
                <w:rPr>
                  <w:rFonts w:asciiTheme="minorHAnsi" w:hAnsiTheme="minorHAnsi" w:cstheme="minorHAnsi"/>
                  <w:sz w:val="24"/>
                  <w:szCs w:val="24"/>
                </w:rPr>
                <w:t>D3</w:t>
              </w:r>
            </w:ins>
            <w:del w:id="1354" w:author="Dick" w:date="2019-07-08T09:19:00Z">
              <w:r w:rsidDel="00F46A58">
                <w:rPr>
                  <w:rFonts w:asciiTheme="minorHAnsi" w:hAnsiTheme="minorHAnsi" w:cstheme="minorHAnsi"/>
                  <w:sz w:val="24"/>
                  <w:szCs w:val="24"/>
                </w:rPr>
                <w:delText>9004</w:delText>
              </w:r>
            </w:del>
          </w:p>
        </w:tc>
        <w:tc>
          <w:tcPr>
            <w:tcW w:w="3240" w:type="dxa"/>
            <w:shd w:val="clear" w:color="auto" w:fill="auto"/>
            <w:tcPrChange w:id="1355" w:author="Dick" w:date="2019-07-08T09:21:00Z">
              <w:tcPr>
                <w:tcW w:w="3601" w:type="dxa"/>
                <w:shd w:val="clear" w:color="auto" w:fill="auto"/>
              </w:tcPr>
            </w:tcPrChange>
          </w:tcPr>
          <w:p w14:paraId="103A7DE7" w14:textId="1A3AA856" w:rsidR="00F46A58" w:rsidRPr="00D75462" w:rsidRDefault="00F46A58" w:rsidP="00F46A58">
            <w:pPr>
              <w:ind w:left="0"/>
              <w:rPr>
                <w:rFonts w:ascii="Calibri" w:hAnsi="Calibri"/>
                <w:noProof/>
                <w:lang w:val="en-ZA" w:eastAsia="en-ZA"/>
              </w:rPr>
            </w:pPr>
            <w:ins w:id="1356" w:author="Dick" w:date="2019-07-08T09:19:00Z">
              <w:r>
                <w:rPr>
                  <w:rFonts w:asciiTheme="minorHAnsi" w:hAnsiTheme="minorHAnsi" w:cstheme="minorHAnsi"/>
                  <w:sz w:val="24"/>
                  <w:szCs w:val="24"/>
                </w:rPr>
                <w:t>Connecting to a D3 server</w:t>
              </w:r>
            </w:ins>
            <w:del w:id="1357" w:author="Dick" w:date="2019-07-08T09:19:00Z">
              <w:r w:rsidDel="00F46A58">
                <w:rPr>
                  <w:rFonts w:asciiTheme="minorHAnsi" w:hAnsiTheme="minorHAnsi" w:cstheme="minorHAnsi"/>
                  <w:sz w:val="24"/>
                  <w:szCs w:val="24"/>
                </w:rPr>
                <w:delText>The default port number that the Gateway is listening for connections on.</w:delText>
              </w:r>
            </w:del>
          </w:p>
        </w:tc>
      </w:tr>
      <w:tr w:rsidR="00F46A58" w:rsidRPr="00D75462" w14:paraId="4C652062" w14:textId="77777777" w:rsidTr="00F46A58">
        <w:tc>
          <w:tcPr>
            <w:tcW w:w="2880" w:type="dxa"/>
            <w:shd w:val="clear" w:color="auto" w:fill="DEEAF6"/>
            <w:tcPrChange w:id="1358" w:author="Dick" w:date="2019-07-08T09:21:00Z">
              <w:tcPr>
                <w:tcW w:w="2553" w:type="dxa"/>
                <w:shd w:val="clear" w:color="auto" w:fill="DEEAF6"/>
              </w:tcPr>
            </w:tcPrChange>
          </w:tcPr>
          <w:p w14:paraId="2EC4462C" w14:textId="6D3E676A" w:rsidR="00F46A58" w:rsidRPr="00E4617A" w:rsidRDefault="00F46A58" w:rsidP="00F46A58">
            <w:pPr>
              <w:ind w:left="0"/>
              <w:rPr>
                <w:rFonts w:ascii="Calibri" w:hAnsi="Calibri"/>
                <w:b/>
                <w:bCs/>
                <w:noProof/>
                <w:lang w:val="en-ZA" w:eastAsia="en-ZA"/>
              </w:rPr>
            </w:pPr>
            <w:ins w:id="1359" w:author="Dick" w:date="2019-07-08T09:19:00Z">
              <w:r w:rsidRPr="00E4617A">
                <w:rPr>
                  <w:rFonts w:asciiTheme="minorHAnsi" w:hAnsiTheme="minorHAnsi" w:cstheme="minorHAnsi"/>
                  <w:b/>
                  <w:szCs w:val="22"/>
                </w:rPr>
                <w:t>mvon.</w:t>
              </w:r>
              <w:r>
                <w:rPr>
                  <w:rFonts w:asciiTheme="minorHAnsi" w:hAnsiTheme="minorHAnsi" w:cstheme="minorHAnsi"/>
                  <w:b/>
                  <w:szCs w:val="22"/>
                </w:rPr>
                <w:t>GatewayPort</w:t>
              </w:r>
            </w:ins>
            <w:del w:id="1360"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UserName</w:delText>
              </w:r>
            </w:del>
          </w:p>
        </w:tc>
        <w:tc>
          <w:tcPr>
            <w:tcW w:w="2849" w:type="dxa"/>
            <w:shd w:val="clear" w:color="auto" w:fill="DEEAF6"/>
            <w:tcPrChange w:id="1361" w:author="Dick" w:date="2019-07-08T09:21:00Z">
              <w:tcPr>
                <w:tcW w:w="2909" w:type="dxa"/>
                <w:gridSpan w:val="2"/>
                <w:shd w:val="clear" w:color="auto" w:fill="DEEAF6"/>
              </w:tcPr>
            </w:tcPrChange>
          </w:tcPr>
          <w:p w14:paraId="3AC4C27D" w14:textId="00856B39" w:rsidR="00F46A58" w:rsidRPr="00E4617A" w:rsidRDefault="00F46A58" w:rsidP="00F46A58">
            <w:pPr>
              <w:ind w:left="0"/>
              <w:rPr>
                <w:rFonts w:asciiTheme="minorHAnsi" w:hAnsiTheme="minorHAnsi" w:cstheme="minorHAnsi"/>
                <w:sz w:val="24"/>
                <w:szCs w:val="24"/>
              </w:rPr>
            </w:pPr>
            <w:ins w:id="1362" w:author="Dick" w:date="2019-07-08T09:19:00Z">
              <w:r>
                <w:rPr>
                  <w:rFonts w:asciiTheme="minorHAnsi" w:hAnsiTheme="minorHAnsi" w:cstheme="minorHAnsi"/>
                  <w:sz w:val="24"/>
                  <w:szCs w:val="24"/>
                </w:rPr>
                <w:t>9004</w:t>
              </w:r>
            </w:ins>
            <w:del w:id="1363" w:author="Dick" w:date="2019-07-08T09:19:00Z">
              <w:r w:rsidDel="00F46A58">
                <w:rPr>
                  <w:rFonts w:asciiTheme="minorHAnsi" w:hAnsiTheme="minorHAnsi" w:cstheme="minorHAnsi"/>
                  <w:sz w:val="24"/>
                  <w:szCs w:val="24"/>
                </w:rPr>
                <w:delText>dm</w:delText>
              </w:r>
            </w:del>
          </w:p>
        </w:tc>
        <w:tc>
          <w:tcPr>
            <w:tcW w:w="3240" w:type="dxa"/>
            <w:shd w:val="clear" w:color="auto" w:fill="DEEAF6"/>
            <w:tcPrChange w:id="1364" w:author="Dick" w:date="2019-07-08T09:21:00Z">
              <w:tcPr>
                <w:tcW w:w="3601" w:type="dxa"/>
                <w:shd w:val="clear" w:color="auto" w:fill="DEEAF6"/>
              </w:tcPr>
            </w:tcPrChange>
          </w:tcPr>
          <w:p w14:paraId="296615F5" w14:textId="196F1CE3" w:rsidR="00F46A58" w:rsidRPr="00D75462" w:rsidRDefault="00F46A58" w:rsidP="00F46A58">
            <w:pPr>
              <w:ind w:left="0"/>
              <w:rPr>
                <w:rFonts w:ascii="Calibri" w:hAnsi="Calibri"/>
                <w:noProof/>
                <w:lang w:val="en-ZA" w:eastAsia="en-ZA"/>
              </w:rPr>
            </w:pPr>
            <w:ins w:id="1365" w:author="Dick" w:date="2019-07-08T09:19:00Z">
              <w:r>
                <w:rPr>
                  <w:rFonts w:asciiTheme="minorHAnsi" w:hAnsiTheme="minorHAnsi" w:cstheme="minorHAnsi"/>
                  <w:sz w:val="24"/>
                  <w:szCs w:val="24"/>
                </w:rPr>
                <w:t>The default port number that the Gateway is listening for connections on.</w:t>
              </w:r>
            </w:ins>
            <w:del w:id="1366" w:author="Dick" w:date="2019-07-08T09:19:00Z">
              <w:r w:rsidDel="00F46A58">
                <w:rPr>
                  <w:rFonts w:asciiTheme="minorHAnsi" w:hAnsiTheme="minorHAnsi" w:cstheme="minorHAnsi"/>
                  <w:sz w:val="24"/>
                  <w:szCs w:val="24"/>
                </w:rPr>
                <w:delText>The D3 User name to log in with</w:delText>
              </w:r>
            </w:del>
          </w:p>
        </w:tc>
      </w:tr>
      <w:tr w:rsidR="00F46A58" w:rsidRPr="00D75462" w14:paraId="149BE312" w14:textId="77777777" w:rsidTr="00F46A58">
        <w:tc>
          <w:tcPr>
            <w:tcW w:w="2880" w:type="dxa"/>
            <w:shd w:val="clear" w:color="auto" w:fill="auto"/>
            <w:tcPrChange w:id="1367" w:author="Dick" w:date="2019-07-08T09:21:00Z">
              <w:tcPr>
                <w:tcW w:w="2553" w:type="dxa"/>
                <w:shd w:val="clear" w:color="auto" w:fill="auto"/>
              </w:tcPr>
            </w:tcPrChange>
          </w:tcPr>
          <w:p w14:paraId="5E983B46" w14:textId="56B3E643" w:rsidR="00F46A58" w:rsidRPr="00E4617A" w:rsidRDefault="00F46A58" w:rsidP="00F46A58">
            <w:pPr>
              <w:ind w:left="0"/>
              <w:rPr>
                <w:rFonts w:ascii="Calibri" w:hAnsi="Calibri"/>
                <w:b/>
                <w:bCs/>
                <w:noProof/>
                <w:lang w:val="en-ZA" w:eastAsia="en-ZA"/>
              </w:rPr>
            </w:pPr>
            <w:ins w:id="1368" w:author="Dick" w:date="2019-07-08T09:19:00Z">
              <w:r w:rsidRPr="00E4617A">
                <w:rPr>
                  <w:rFonts w:asciiTheme="minorHAnsi" w:hAnsiTheme="minorHAnsi" w:cstheme="minorHAnsi"/>
                  <w:b/>
                  <w:szCs w:val="22"/>
                </w:rPr>
                <w:t>mvon.</w:t>
              </w:r>
              <w:r>
                <w:rPr>
                  <w:rFonts w:asciiTheme="minorHAnsi" w:hAnsiTheme="minorHAnsi" w:cstheme="minorHAnsi"/>
                  <w:b/>
                  <w:szCs w:val="22"/>
                </w:rPr>
                <w:t>UserName</w:t>
              </w:r>
            </w:ins>
            <w:del w:id="1369" w:author="Dick" w:date="2019-07-08T09:19:00Z">
              <w:r w:rsidRPr="00E4617A" w:rsidDel="00F46A58">
                <w:rPr>
                  <w:rFonts w:asciiTheme="minorHAnsi" w:hAnsiTheme="minorHAnsi" w:cstheme="minorHAnsi"/>
                  <w:b/>
                  <w:szCs w:val="22"/>
                </w:rPr>
                <w:delText>mvon.</w:delText>
              </w:r>
              <w:r w:rsidDel="00F46A58">
                <w:rPr>
                  <w:rFonts w:asciiTheme="minorHAnsi" w:hAnsiTheme="minorHAnsi" w:cstheme="minorHAnsi"/>
                  <w:b/>
                  <w:szCs w:val="22"/>
                </w:rPr>
                <w:delText>AccountPassword</w:delText>
              </w:r>
            </w:del>
          </w:p>
        </w:tc>
        <w:tc>
          <w:tcPr>
            <w:tcW w:w="2849" w:type="dxa"/>
            <w:tcPrChange w:id="1370" w:author="Dick" w:date="2019-07-08T09:21:00Z">
              <w:tcPr>
                <w:tcW w:w="2909" w:type="dxa"/>
                <w:gridSpan w:val="2"/>
              </w:tcPr>
            </w:tcPrChange>
          </w:tcPr>
          <w:p w14:paraId="1126C6F2" w14:textId="4E958DB7" w:rsidR="00F46A58" w:rsidRDefault="00F46A58" w:rsidP="00F46A58">
            <w:pPr>
              <w:ind w:left="0"/>
              <w:rPr>
                <w:rFonts w:ascii="Calibri" w:hAnsi="Calibri"/>
                <w:noProof/>
                <w:lang w:val="en-ZA" w:eastAsia="en-ZA"/>
              </w:rPr>
            </w:pPr>
            <w:ins w:id="1371" w:author="Dick" w:date="2019-07-08T09:19:00Z">
              <w:r>
                <w:rPr>
                  <w:rFonts w:asciiTheme="minorHAnsi" w:hAnsiTheme="minorHAnsi" w:cstheme="minorHAnsi"/>
                  <w:sz w:val="24"/>
                  <w:szCs w:val="24"/>
                </w:rPr>
                <w:t>dm</w:t>
              </w:r>
            </w:ins>
          </w:p>
        </w:tc>
        <w:tc>
          <w:tcPr>
            <w:tcW w:w="3240" w:type="dxa"/>
            <w:shd w:val="clear" w:color="auto" w:fill="auto"/>
            <w:tcPrChange w:id="1372" w:author="Dick" w:date="2019-07-08T09:21:00Z">
              <w:tcPr>
                <w:tcW w:w="3601" w:type="dxa"/>
                <w:shd w:val="clear" w:color="auto" w:fill="auto"/>
              </w:tcPr>
            </w:tcPrChange>
          </w:tcPr>
          <w:p w14:paraId="17AAF594" w14:textId="5A6A80E4" w:rsidR="00F46A58" w:rsidRPr="00D75462" w:rsidRDefault="00F46A58" w:rsidP="00F46A58">
            <w:pPr>
              <w:ind w:left="0"/>
              <w:rPr>
                <w:rFonts w:ascii="Calibri" w:hAnsi="Calibri"/>
                <w:noProof/>
                <w:lang w:val="en-ZA" w:eastAsia="en-ZA"/>
              </w:rPr>
            </w:pPr>
            <w:ins w:id="1373" w:author="Dick" w:date="2019-07-08T09:19:00Z">
              <w:r>
                <w:rPr>
                  <w:rFonts w:asciiTheme="minorHAnsi" w:hAnsiTheme="minorHAnsi" w:cstheme="minorHAnsi"/>
                  <w:sz w:val="24"/>
                  <w:szCs w:val="24"/>
                </w:rPr>
                <w:t>The D3 User name to log in with</w:t>
              </w:r>
            </w:ins>
            <w:del w:id="1374" w:author="Dick" w:date="2019-07-08T09:19:00Z">
              <w:r w:rsidDel="00F46A58">
                <w:rPr>
                  <w:rFonts w:ascii="Calibri" w:hAnsi="Calibri"/>
                  <w:noProof/>
                  <w:lang w:val="en-ZA" w:eastAsia="en-ZA"/>
                </w:rPr>
                <w:delText>Specify the account password if a password is set on the account.</w:delText>
              </w:r>
            </w:del>
          </w:p>
        </w:tc>
      </w:tr>
      <w:tr w:rsidR="00F46A58" w:rsidRPr="00D75462" w14:paraId="2B483660" w14:textId="77777777" w:rsidTr="00F46A58">
        <w:tc>
          <w:tcPr>
            <w:tcW w:w="2880" w:type="dxa"/>
            <w:shd w:val="clear" w:color="auto" w:fill="DEEAF6"/>
            <w:tcPrChange w:id="1375" w:author="Dick" w:date="2019-07-08T09:21:00Z">
              <w:tcPr>
                <w:tcW w:w="2553" w:type="dxa"/>
                <w:shd w:val="clear" w:color="auto" w:fill="auto"/>
              </w:tcPr>
            </w:tcPrChange>
          </w:tcPr>
          <w:p w14:paraId="3B62D4C6" w14:textId="42DF9BBF" w:rsidR="00F46A58" w:rsidRPr="00E4617A" w:rsidRDefault="00F46A58" w:rsidP="00F46A58">
            <w:pPr>
              <w:ind w:left="0"/>
              <w:rPr>
                <w:rFonts w:asciiTheme="minorHAnsi" w:hAnsiTheme="minorHAnsi" w:cstheme="minorHAnsi"/>
                <w:b/>
                <w:szCs w:val="22"/>
              </w:rPr>
            </w:pPr>
            <w:ins w:id="1376" w:author="Dick" w:date="2019-07-08T09:19:00Z">
              <w:r w:rsidRPr="00E4617A">
                <w:rPr>
                  <w:rFonts w:asciiTheme="minorHAnsi" w:hAnsiTheme="minorHAnsi" w:cstheme="minorHAnsi"/>
                  <w:b/>
                  <w:szCs w:val="22"/>
                </w:rPr>
                <w:t>mvon.</w:t>
              </w:r>
              <w:r>
                <w:rPr>
                  <w:rFonts w:asciiTheme="minorHAnsi" w:hAnsiTheme="minorHAnsi" w:cstheme="minorHAnsi"/>
                  <w:b/>
                  <w:szCs w:val="22"/>
                </w:rPr>
                <w:t>AccountPassword</w:t>
              </w:r>
            </w:ins>
            <w:del w:id="1377" w:author="Dick" w:date="2019-07-08T09:19:00Z">
              <w:r w:rsidDel="00F46A58">
                <w:rPr>
                  <w:rFonts w:asciiTheme="minorHAnsi" w:hAnsiTheme="minorHAnsi" w:cstheme="minorHAnsi"/>
                  <w:b/>
                  <w:szCs w:val="22"/>
                </w:rPr>
                <w:delText>Mvon.Account</w:delText>
              </w:r>
            </w:del>
          </w:p>
        </w:tc>
        <w:tc>
          <w:tcPr>
            <w:tcW w:w="2849" w:type="dxa"/>
            <w:shd w:val="clear" w:color="auto" w:fill="DEEAF6"/>
            <w:tcPrChange w:id="1378" w:author="Dick" w:date="2019-07-08T09:21:00Z">
              <w:tcPr>
                <w:tcW w:w="2909" w:type="dxa"/>
              </w:tcPr>
            </w:tcPrChange>
          </w:tcPr>
          <w:p w14:paraId="59898259" w14:textId="3C93F40B" w:rsidR="00F46A58" w:rsidRDefault="00F46A58" w:rsidP="00F46A58">
            <w:pPr>
              <w:ind w:left="0"/>
              <w:rPr>
                <w:rFonts w:ascii="Calibri" w:hAnsi="Calibri"/>
                <w:noProof/>
                <w:lang w:val="en-ZA" w:eastAsia="en-ZA"/>
              </w:rPr>
            </w:pPr>
            <w:del w:id="1379" w:author="Dick" w:date="2019-07-08T09:19:00Z">
              <w:r w:rsidDel="00F46A58">
                <w:rPr>
                  <w:rFonts w:ascii="Calibri" w:hAnsi="Calibri"/>
                  <w:noProof/>
                  <w:lang w:val="en-ZA" w:eastAsia="en-ZA"/>
                </w:rPr>
                <w:delText>dm</w:delText>
              </w:r>
            </w:del>
          </w:p>
        </w:tc>
        <w:tc>
          <w:tcPr>
            <w:tcW w:w="3240" w:type="dxa"/>
            <w:shd w:val="clear" w:color="auto" w:fill="DEEAF6"/>
            <w:tcPrChange w:id="1380" w:author="Dick" w:date="2019-07-08T09:21:00Z">
              <w:tcPr>
                <w:tcW w:w="3601" w:type="dxa"/>
                <w:gridSpan w:val="2"/>
                <w:shd w:val="clear" w:color="auto" w:fill="auto"/>
              </w:tcPr>
            </w:tcPrChange>
          </w:tcPr>
          <w:p w14:paraId="0B5A890C" w14:textId="1766BDF7" w:rsidR="00F46A58" w:rsidRDefault="00F46A58" w:rsidP="00F46A58">
            <w:pPr>
              <w:ind w:left="0"/>
              <w:rPr>
                <w:rFonts w:ascii="Calibri" w:hAnsi="Calibri"/>
                <w:noProof/>
                <w:lang w:val="en-ZA" w:eastAsia="en-ZA"/>
              </w:rPr>
            </w:pPr>
            <w:ins w:id="1381" w:author="Dick" w:date="2019-07-08T09:19:00Z">
              <w:r>
                <w:rPr>
                  <w:rFonts w:ascii="Calibri" w:hAnsi="Calibri"/>
                  <w:noProof/>
                  <w:lang w:val="en-ZA" w:eastAsia="en-ZA"/>
                </w:rPr>
                <w:t>Specify the account password if a password is set on the account.</w:t>
              </w:r>
            </w:ins>
            <w:del w:id="1382" w:author="Dick" w:date="2019-07-08T09:19:00Z">
              <w:r w:rsidDel="00F46A58">
                <w:rPr>
                  <w:rFonts w:ascii="Calibri" w:hAnsi="Calibri"/>
                  <w:noProof/>
                  <w:lang w:val="en-ZA" w:eastAsia="en-ZA"/>
                </w:rPr>
                <w:delText>The D3 account to connect to.</w:delText>
              </w:r>
            </w:del>
          </w:p>
        </w:tc>
      </w:tr>
      <w:tr w:rsidR="00F46A58" w:rsidRPr="00D75462" w14:paraId="450DB8EB" w14:textId="77777777" w:rsidTr="00F46A58">
        <w:trPr>
          <w:ins w:id="1383" w:author="Dick" w:date="2019-07-08T09:18:00Z"/>
        </w:trPr>
        <w:tc>
          <w:tcPr>
            <w:tcW w:w="2880" w:type="dxa"/>
            <w:shd w:val="clear" w:color="auto" w:fill="auto"/>
            <w:tcPrChange w:id="1384" w:author="Dick" w:date="2019-07-08T09:21:00Z">
              <w:tcPr>
                <w:tcW w:w="2553" w:type="dxa"/>
                <w:shd w:val="clear" w:color="auto" w:fill="auto"/>
              </w:tcPr>
            </w:tcPrChange>
          </w:tcPr>
          <w:p w14:paraId="416E869E" w14:textId="5B925C75" w:rsidR="00F46A58" w:rsidRDefault="00F46A58" w:rsidP="00F46A58">
            <w:pPr>
              <w:ind w:left="0"/>
              <w:rPr>
                <w:ins w:id="1385" w:author="Dick" w:date="2019-07-08T09:18:00Z"/>
                <w:rFonts w:asciiTheme="minorHAnsi" w:hAnsiTheme="minorHAnsi" w:cstheme="minorHAnsi"/>
                <w:b/>
                <w:szCs w:val="22"/>
              </w:rPr>
            </w:pPr>
            <w:ins w:id="1386" w:author="Dick" w:date="2019-07-08T09:19:00Z">
              <w:r>
                <w:rPr>
                  <w:rFonts w:asciiTheme="minorHAnsi" w:hAnsiTheme="minorHAnsi" w:cstheme="minorHAnsi"/>
                  <w:b/>
                  <w:szCs w:val="22"/>
                </w:rPr>
                <w:t>Mvon.Account</w:t>
              </w:r>
            </w:ins>
          </w:p>
        </w:tc>
        <w:tc>
          <w:tcPr>
            <w:tcW w:w="2849" w:type="dxa"/>
            <w:tcPrChange w:id="1387" w:author="Dick" w:date="2019-07-08T09:21:00Z">
              <w:tcPr>
                <w:tcW w:w="2909" w:type="dxa"/>
                <w:gridSpan w:val="2"/>
              </w:tcPr>
            </w:tcPrChange>
          </w:tcPr>
          <w:p w14:paraId="482F28CD" w14:textId="18F1E965" w:rsidR="00F46A58" w:rsidRDefault="00F46A58" w:rsidP="00F46A58">
            <w:pPr>
              <w:ind w:left="0"/>
              <w:rPr>
                <w:ins w:id="1388" w:author="Dick" w:date="2019-07-08T09:18:00Z"/>
                <w:rFonts w:ascii="Calibri" w:hAnsi="Calibri"/>
                <w:noProof/>
                <w:lang w:val="en-ZA" w:eastAsia="en-ZA"/>
              </w:rPr>
            </w:pPr>
            <w:ins w:id="1389" w:author="Dick" w:date="2019-07-08T09:19:00Z">
              <w:r>
                <w:rPr>
                  <w:rFonts w:ascii="Calibri" w:hAnsi="Calibri"/>
                  <w:noProof/>
                  <w:lang w:val="en-ZA" w:eastAsia="en-ZA"/>
                </w:rPr>
                <w:t>dm</w:t>
              </w:r>
            </w:ins>
          </w:p>
        </w:tc>
        <w:tc>
          <w:tcPr>
            <w:tcW w:w="3240" w:type="dxa"/>
            <w:shd w:val="clear" w:color="auto" w:fill="auto"/>
            <w:tcPrChange w:id="1390" w:author="Dick" w:date="2019-07-08T09:21:00Z">
              <w:tcPr>
                <w:tcW w:w="3601" w:type="dxa"/>
                <w:shd w:val="clear" w:color="auto" w:fill="auto"/>
              </w:tcPr>
            </w:tcPrChange>
          </w:tcPr>
          <w:p w14:paraId="543D0C4D" w14:textId="139388F5" w:rsidR="00F46A58" w:rsidRDefault="00F46A58" w:rsidP="00F46A58">
            <w:pPr>
              <w:ind w:left="0"/>
              <w:rPr>
                <w:ins w:id="1391" w:author="Dick" w:date="2019-07-08T09:18:00Z"/>
                <w:rFonts w:ascii="Calibri" w:hAnsi="Calibri"/>
                <w:noProof/>
                <w:lang w:val="en-ZA" w:eastAsia="en-ZA"/>
              </w:rPr>
            </w:pPr>
            <w:ins w:id="1392" w:author="Dick" w:date="2019-07-08T09:19:00Z">
              <w:r>
                <w:rPr>
                  <w:rFonts w:ascii="Calibri" w:hAnsi="Calibri"/>
                  <w:noProof/>
                  <w:lang w:val="en-ZA" w:eastAsia="en-ZA"/>
                </w:rPr>
                <w:t>The D3 account to connect to.</w:t>
              </w:r>
            </w:ins>
          </w:p>
        </w:tc>
      </w:tr>
    </w:tbl>
    <w:p w14:paraId="0C5AD061" w14:textId="60BC13EA" w:rsidR="00344F9D" w:rsidRPr="00374EDA" w:rsidRDefault="00374EDA" w:rsidP="00344F9D">
      <w:pPr>
        <w:ind w:left="0"/>
        <w:rPr>
          <w:rFonts w:ascii="Calibri" w:hAnsi="Calibri"/>
          <w:noProof/>
          <w:lang w:val="en-ZA" w:eastAsia="en-ZA"/>
        </w:rPr>
      </w:pPr>
      <w:r>
        <w:rPr>
          <w:rFonts w:ascii="Calibri" w:hAnsi="Calibri"/>
          <w:noProof/>
          <w:lang w:val="en-ZA" w:eastAsia="en-ZA"/>
        </w:rPr>
        <w:t xml:space="preserve">MSVP must be configured for the above account and the user must have MSVP access. A record in the </w:t>
      </w:r>
      <w:r w:rsidRPr="00374EDA">
        <w:rPr>
          <w:rFonts w:ascii="Calibri" w:hAnsi="Calibri"/>
          <w:b/>
          <w:noProof/>
          <w:lang w:val="en-ZA" w:eastAsia="en-ZA"/>
        </w:rPr>
        <w:t>MD</w:t>
      </w:r>
      <w:r>
        <w:rPr>
          <w:rFonts w:ascii="Calibri" w:hAnsi="Calibri"/>
          <w:noProof/>
          <w:lang w:val="en-ZA" w:eastAsia="en-ZA"/>
        </w:rPr>
        <w:t xml:space="preserve"> called </w:t>
      </w:r>
      <w:r w:rsidR="00524009">
        <w:rPr>
          <w:rFonts w:ascii="Calibri" w:hAnsi="Calibri"/>
          <w:b/>
          <w:noProof/>
          <w:lang w:val="en-ZA" w:eastAsia="en-ZA"/>
        </w:rPr>
        <w:t>VSCODEFILES</w:t>
      </w:r>
      <w:r>
        <w:rPr>
          <w:rFonts w:ascii="Calibri" w:hAnsi="Calibri"/>
          <w:b/>
          <w:noProof/>
          <w:lang w:val="en-ZA" w:eastAsia="en-ZA"/>
        </w:rPr>
        <w:t xml:space="preserve"> </w:t>
      </w:r>
      <w:r>
        <w:rPr>
          <w:rFonts w:ascii="Calibri" w:hAnsi="Calibri"/>
          <w:noProof/>
          <w:lang w:val="en-ZA" w:eastAsia="en-ZA"/>
        </w:rPr>
        <w:t>can</w:t>
      </w:r>
      <w:ins w:id="1393" w:author="Dick" w:date="2019-07-08T06:14:00Z">
        <w:r w:rsidR="00F74337">
          <w:rPr>
            <w:rFonts w:ascii="Calibri" w:hAnsi="Calibri"/>
            <w:noProof/>
            <w:lang w:val="en-ZA" w:eastAsia="en-ZA"/>
          </w:rPr>
          <w:t xml:space="preserve"> be</w:t>
        </w:r>
      </w:ins>
      <w:r>
        <w:rPr>
          <w:rFonts w:ascii="Calibri" w:hAnsi="Calibri"/>
          <w:noProof/>
          <w:lang w:val="en-ZA" w:eastAsia="en-ZA"/>
        </w:rPr>
        <w:t xml:space="preserve"> used as a list of available files, alternatively all files are displayed.</w:t>
      </w:r>
    </w:p>
    <w:p w14:paraId="12F8C201" w14:textId="77777777" w:rsidR="00344F9D" w:rsidRPr="004D4BD3" w:rsidRDefault="00344F9D" w:rsidP="00344F9D">
      <w:pPr>
        <w:ind w:left="0"/>
        <w:rPr>
          <w:rFonts w:ascii="Calibri" w:hAnsi="Calibri"/>
          <w:noProof/>
          <w:lang w:val="en-ZA" w:eastAsia="en-ZA"/>
        </w:rPr>
      </w:pPr>
    </w:p>
    <w:p w14:paraId="6C374CA5" w14:textId="77777777" w:rsidR="005A50EB" w:rsidRDefault="005A50EB">
      <w:pPr>
        <w:spacing w:before="0"/>
        <w:ind w:left="0"/>
        <w:rPr>
          <w:rFonts w:ascii="Calibri" w:hAnsi="Calibri"/>
          <w:noProof/>
          <w:lang w:val="en-ZA" w:eastAsia="en-ZA"/>
        </w:rPr>
      </w:pPr>
      <w:r>
        <w:rPr>
          <w:rFonts w:ascii="Calibri" w:hAnsi="Calibri"/>
          <w:noProof/>
          <w:lang w:val="en-ZA" w:eastAsia="en-ZA"/>
        </w:rPr>
        <w:br w:type="page"/>
      </w:r>
    </w:p>
    <w:p w14:paraId="20843D32" w14:textId="77777777" w:rsidR="00A6239D" w:rsidRDefault="005A50EB" w:rsidP="005A50EB">
      <w:pPr>
        <w:pStyle w:val="Heading2"/>
        <w:rPr>
          <w:noProof/>
          <w:lang w:val="en-ZA" w:eastAsia="en-ZA"/>
        </w:rPr>
      </w:pPr>
      <w:bookmarkStart w:id="1394" w:name="_Toc13454201"/>
      <w:r>
        <w:rPr>
          <w:noProof/>
          <w:lang w:val="en-ZA" w:eastAsia="en-ZA"/>
        </w:rPr>
        <w:lastRenderedPageBreak/>
        <w:t>Testing remote connectivity</w:t>
      </w:r>
      <w:bookmarkEnd w:id="1394"/>
    </w:p>
    <w:p w14:paraId="0C2C6655" w14:textId="77777777" w:rsidR="005A50EB" w:rsidRDefault="005A50EB" w:rsidP="004D4BD3">
      <w:pPr>
        <w:ind w:left="0"/>
        <w:rPr>
          <w:rFonts w:ascii="Calibri" w:hAnsi="Calibri"/>
          <w:noProof/>
          <w:lang w:val="en-ZA" w:eastAsia="en-ZA"/>
        </w:rPr>
      </w:pPr>
    </w:p>
    <w:p w14:paraId="1E5E8314" w14:textId="77777777" w:rsidR="005A50EB" w:rsidRDefault="005A50EB" w:rsidP="004D4BD3">
      <w:pPr>
        <w:ind w:left="0"/>
        <w:rPr>
          <w:rFonts w:ascii="Calibri" w:hAnsi="Calibri"/>
          <w:noProof/>
          <w:lang w:val="en-ZA" w:eastAsia="en-ZA"/>
        </w:rPr>
      </w:pPr>
      <w:r>
        <w:rPr>
          <w:rFonts w:ascii="Calibri" w:hAnsi="Calibri"/>
          <w:noProof/>
          <w:lang w:val="en-ZA" w:eastAsia="en-ZA"/>
        </w:rPr>
        <w:t xml:space="preserve">Once your Workspace is configured for your MV platform, you can connect to your MV Platform by pressing </w:t>
      </w:r>
      <w:r w:rsidRPr="005A50EB">
        <w:rPr>
          <w:rFonts w:ascii="Calibri" w:hAnsi="Calibri"/>
          <w:b/>
          <w:noProof/>
          <w:lang w:val="en-ZA" w:eastAsia="en-ZA"/>
        </w:rPr>
        <w:t>F1</w:t>
      </w:r>
      <w:r>
        <w:rPr>
          <w:rFonts w:ascii="Calibri" w:hAnsi="Calibri"/>
          <w:noProof/>
          <w:lang w:val="en-ZA" w:eastAsia="en-ZA"/>
        </w:rPr>
        <w:t xml:space="preserve"> in VSCODE and type Connect in the search field.</w:t>
      </w:r>
    </w:p>
    <w:p w14:paraId="2AD75296" w14:textId="77777777" w:rsidR="005A50EB" w:rsidRDefault="005A50EB" w:rsidP="004D4BD3">
      <w:pPr>
        <w:ind w:left="0"/>
        <w:rPr>
          <w:rFonts w:ascii="Calibri" w:hAnsi="Calibri"/>
          <w:noProof/>
          <w:lang w:val="en-ZA" w:eastAsia="en-ZA"/>
        </w:rPr>
      </w:pPr>
    </w:p>
    <w:p w14:paraId="21880070" w14:textId="77777777" w:rsidR="005A50EB" w:rsidRDefault="005A50EB" w:rsidP="004D4BD3">
      <w:pPr>
        <w:ind w:left="0"/>
        <w:rPr>
          <w:rFonts w:ascii="Calibri" w:hAnsi="Calibri"/>
          <w:noProof/>
          <w:lang w:val="en-ZA" w:eastAsia="en-ZA"/>
        </w:rPr>
      </w:pPr>
      <w:r>
        <w:rPr>
          <w:rFonts w:ascii="Calibri" w:hAnsi="Calibri"/>
          <w:noProof/>
        </w:rPr>
        <w:drawing>
          <wp:inline distT="0" distB="0" distL="0" distR="0" wp14:anchorId="01B389EA" wp14:editId="5FBE8210">
            <wp:extent cx="5753100" cy="5048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5048250"/>
                    </a:xfrm>
                    <a:prstGeom prst="rect">
                      <a:avLst/>
                    </a:prstGeom>
                    <a:noFill/>
                    <a:ln>
                      <a:noFill/>
                    </a:ln>
                  </pic:spPr>
                </pic:pic>
              </a:graphicData>
            </a:graphic>
          </wp:inline>
        </w:drawing>
      </w:r>
    </w:p>
    <w:p w14:paraId="79858826" w14:textId="77777777" w:rsidR="005A50EB" w:rsidRDefault="005A50EB" w:rsidP="004D4BD3">
      <w:pPr>
        <w:ind w:left="0"/>
        <w:rPr>
          <w:rFonts w:ascii="Calibri" w:hAnsi="Calibri"/>
          <w:noProof/>
          <w:lang w:val="en-ZA" w:eastAsia="en-ZA"/>
        </w:rPr>
      </w:pPr>
    </w:p>
    <w:p w14:paraId="12C5143E" w14:textId="77777777" w:rsidR="005A50EB" w:rsidRDefault="005A50EB" w:rsidP="004D4BD3">
      <w:pPr>
        <w:ind w:left="0"/>
        <w:rPr>
          <w:rFonts w:ascii="Calibri" w:hAnsi="Calibri"/>
          <w:noProof/>
          <w:lang w:val="en-ZA" w:eastAsia="en-ZA"/>
        </w:rPr>
      </w:pPr>
      <w:r>
        <w:rPr>
          <w:rFonts w:ascii="Calibri" w:hAnsi="Calibri"/>
          <w:noProof/>
          <w:lang w:val="en-ZA" w:eastAsia="en-ZA"/>
        </w:rPr>
        <w:t xml:space="preserve">Select the </w:t>
      </w:r>
      <w:r w:rsidRPr="005A50EB">
        <w:rPr>
          <w:rFonts w:ascii="Calibri" w:hAnsi="Calibri"/>
          <w:b/>
          <w:noProof/>
          <w:lang w:val="en-ZA" w:eastAsia="en-ZA"/>
        </w:rPr>
        <w:t>Connect to MVON# Gateway</w:t>
      </w:r>
      <w:r>
        <w:rPr>
          <w:rFonts w:ascii="Calibri" w:hAnsi="Calibri"/>
          <w:noProof/>
          <w:lang w:val="en-ZA" w:eastAsia="en-ZA"/>
        </w:rPr>
        <w:t xml:space="preserve"> option. Once the connection is successful, a list of files will be displayed in the Files pane.</w:t>
      </w:r>
    </w:p>
    <w:p w14:paraId="2DA63A82" w14:textId="77777777" w:rsidR="005A50EB" w:rsidRDefault="005A50EB">
      <w:pPr>
        <w:spacing w:before="0"/>
        <w:ind w:left="0"/>
        <w:rPr>
          <w:rFonts w:ascii="Calibri" w:hAnsi="Calibri"/>
          <w:noProof/>
          <w:lang w:val="en-ZA" w:eastAsia="en-ZA"/>
        </w:rPr>
      </w:pPr>
      <w:r>
        <w:rPr>
          <w:rFonts w:ascii="Calibri" w:hAnsi="Calibri"/>
          <w:noProof/>
          <w:lang w:val="en-ZA" w:eastAsia="en-ZA"/>
        </w:rPr>
        <w:br w:type="page"/>
      </w:r>
    </w:p>
    <w:p w14:paraId="5D1F589A" w14:textId="77777777" w:rsidR="005A50EB" w:rsidRDefault="005A50EB" w:rsidP="005A50EB">
      <w:pPr>
        <w:pStyle w:val="Heading2"/>
        <w:rPr>
          <w:noProof/>
          <w:lang w:val="en-ZA" w:eastAsia="en-ZA"/>
        </w:rPr>
      </w:pPr>
      <w:bookmarkStart w:id="1395" w:name="_Toc13454202"/>
      <w:r>
        <w:rPr>
          <w:noProof/>
          <w:lang w:val="en-ZA" w:eastAsia="en-ZA"/>
        </w:rPr>
        <w:lastRenderedPageBreak/>
        <w:t>Debugging remote connection issues</w:t>
      </w:r>
      <w:bookmarkEnd w:id="1395"/>
    </w:p>
    <w:p w14:paraId="169701CF" w14:textId="77777777" w:rsidR="005A50EB" w:rsidRDefault="005A50EB" w:rsidP="004D4BD3">
      <w:pPr>
        <w:ind w:left="0"/>
        <w:rPr>
          <w:rFonts w:ascii="Calibri" w:hAnsi="Calibri"/>
          <w:noProof/>
          <w:lang w:val="en-ZA" w:eastAsia="en-ZA"/>
        </w:rPr>
      </w:pPr>
    </w:p>
    <w:p w14:paraId="3A2D3153" w14:textId="77777777" w:rsidR="005A50EB" w:rsidRDefault="005A50EB" w:rsidP="004D4BD3">
      <w:pPr>
        <w:ind w:left="0"/>
        <w:rPr>
          <w:rFonts w:ascii="Calibri" w:hAnsi="Calibri"/>
          <w:noProof/>
          <w:lang w:val="en-ZA" w:eastAsia="en-ZA"/>
        </w:rPr>
      </w:pPr>
      <w:r>
        <w:rPr>
          <w:rFonts w:ascii="Calibri" w:hAnsi="Calibri"/>
          <w:noProof/>
          <w:lang w:val="en-ZA" w:eastAsia="en-ZA"/>
        </w:rPr>
        <w:t>There is an additional parameter that can be specified in your Workspace</w:t>
      </w:r>
    </w:p>
    <w:p w14:paraId="72CA0FCC" w14:textId="77777777" w:rsidR="005A50EB" w:rsidRDefault="005A50EB" w:rsidP="004D4BD3">
      <w:pPr>
        <w:ind w:left="0"/>
        <w:rPr>
          <w:rFonts w:ascii="Calibri" w:hAnsi="Calibri"/>
          <w:noProof/>
          <w:lang w:val="en-ZA" w:eastAsia="en-ZA"/>
        </w:rPr>
      </w:pPr>
    </w:p>
    <w:p w14:paraId="4CCCEC5C" w14:textId="77777777" w:rsidR="005A50EB" w:rsidRPr="005A50EB" w:rsidRDefault="005A50EB" w:rsidP="005A50EB">
      <w:pPr>
        <w:shd w:val="clear" w:color="auto" w:fill="FFFFFF"/>
        <w:spacing w:before="0" w:line="285" w:lineRule="atLeast"/>
        <w:ind w:left="0"/>
        <w:rPr>
          <w:rFonts w:ascii="Consolas" w:hAnsi="Consolas"/>
          <w:color w:val="000000"/>
          <w:sz w:val="21"/>
          <w:szCs w:val="21"/>
        </w:rPr>
      </w:pPr>
      <w:r w:rsidRPr="005A50EB">
        <w:rPr>
          <w:rFonts w:ascii="Consolas" w:hAnsi="Consolas"/>
          <w:color w:val="A31515"/>
          <w:sz w:val="21"/>
          <w:szCs w:val="21"/>
        </w:rPr>
        <w:t>"mvon.gatewayDebug"</w:t>
      </w:r>
      <w:r w:rsidRPr="005A50EB">
        <w:rPr>
          <w:rFonts w:ascii="Consolas" w:hAnsi="Consolas"/>
          <w:color w:val="0000FF"/>
          <w:sz w:val="21"/>
          <w:szCs w:val="21"/>
        </w:rPr>
        <w:t>:</w:t>
      </w:r>
      <w:r w:rsidRPr="005A50EB">
        <w:rPr>
          <w:rFonts w:ascii="Consolas" w:hAnsi="Consolas"/>
          <w:color w:val="000000"/>
          <w:sz w:val="21"/>
          <w:szCs w:val="21"/>
        </w:rPr>
        <w:t xml:space="preserve"> true</w:t>
      </w:r>
    </w:p>
    <w:p w14:paraId="6C946AF3" w14:textId="77777777" w:rsidR="005A50EB" w:rsidRDefault="005A50EB" w:rsidP="004D4BD3">
      <w:pPr>
        <w:ind w:left="0"/>
        <w:rPr>
          <w:rFonts w:ascii="Calibri" w:hAnsi="Calibri"/>
          <w:noProof/>
          <w:lang w:val="en-ZA" w:eastAsia="en-ZA"/>
        </w:rPr>
      </w:pPr>
    </w:p>
    <w:p w14:paraId="14D7CAD7" w14:textId="77777777" w:rsidR="005A50EB" w:rsidRDefault="005A50EB" w:rsidP="004D4BD3">
      <w:pPr>
        <w:ind w:left="0"/>
        <w:rPr>
          <w:rFonts w:ascii="Calibri" w:hAnsi="Calibri"/>
          <w:noProof/>
          <w:lang w:val="en-ZA" w:eastAsia="en-ZA"/>
        </w:rPr>
      </w:pPr>
      <w:r>
        <w:rPr>
          <w:rFonts w:ascii="Calibri" w:hAnsi="Calibri"/>
          <w:noProof/>
          <w:lang w:val="en-ZA" w:eastAsia="en-ZA"/>
        </w:rPr>
        <w:t>When this is specified, the MVON# Gateway will write a log of any issues encountered while connecting to your remote MV platform. This can be used to identify any setup issues:</w:t>
      </w:r>
    </w:p>
    <w:p w14:paraId="358D5693" w14:textId="77777777" w:rsidR="005A50EB" w:rsidRDefault="005A50EB" w:rsidP="004D4BD3">
      <w:pPr>
        <w:ind w:left="0"/>
        <w:rPr>
          <w:rFonts w:ascii="Calibri" w:hAnsi="Calibri"/>
          <w:noProof/>
          <w:lang w:val="en-ZA" w:eastAsia="en-ZA"/>
        </w:rPr>
      </w:pPr>
    </w:p>
    <w:p w14:paraId="0A3F0F49" w14:textId="77777777" w:rsidR="005A50EB" w:rsidRDefault="00984F02" w:rsidP="004D4BD3">
      <w:pPr>
        <w:ind w:left="0"/>
        <w:rPr>
          <w:rFonts w:ascii="Calibri" w:hAnsi="Calibri"/>
          <w:b/>
          <w:noProof/>
          <w:lang w:val="en-ZA" w:eastAsia="en-ZA"/>
        </w:rPr>
      </w:pPr>
      <w:r>
        <w:rPr>
          <w:rFonts w:ascii="Calibri" w:hAnsi="Calibri"/>
          <w:noProof/>
          <w:lang w:val="en-ZA" w:eastAsia="en-ZA"/>
        </w:rPr>
        <w:t xml:space="preserve">The log file is created in </w:t>
      </w:r>
      <w:r w:rsidRPr="00984F02">
        <w:rPr>
          <w:rFonts w:ascii="Calibri" w:hAnsi="Calibri"/>
          <w:b/>
          <w:noProof/>
          <w:lang w:val="en-ZA" w:eastAsia="en-ZA"/>
        </w:rPr>
        <w:t>c:\temp</w:t>
      </w:r>
      <w:r>
        <w:rPr>
          <w:rFonts w:ascii="Calibri" w:hAnsi="Calibri"/>
          <w:noProof/>
          <w:lang w:val="en-ZA" w:eastAsia="en-ZA"/>
        </w:rPr>
        <w:t xml:space="preserve"> called </w:t>
      </w:r>
      <w:r w:rsidRPr="00984F02">
        <w:rPr>
          <w:rFonts w:ascii="Calibri" w:hAnsi="Calibri"/>
          <w:b/>
          <w:noProof/>
          <w:lang w:val="en-ZA" w:eastAsia="en-ZA"/>
        </w:rPr>
        <w:t>mvonGateway.log</w:t>
      </w:r>
    </w:p>
    <w:p w14:paraId="303A1ABE" w14:textId="77777777" w:rsidR="00984F02" w:rsidRDefault="00984F02" w:rsidP="004D4BD3">
      <w:pPr>
        <w:ind w:left="0"/>
        <w:rPr>
          <w:rFonts w:ascii="Calibri" w:hAnsi="Calibri"/>
          <w:b/>
          <w:noProof/>
          <w:lang w:val="en-ZA" w:eastAsia="en-ZA"/>
        </w:rPr>
      </w:pPr>
    </w:p>
    <w:p w14:paraId="4020BFD8" w14:textId="77777777" w:rsidR="00984F02" w:rsidRDefault="00984F02" w:rsidP="004D4BD3">
      <w:pPr>
        <w:ind w:left="0"/>
        <w:rPr>
          <w:rFonts w:ascii="Calibri" w:hAnsi="Calibri"/>
          <w:noProof/>
          <w:lang w:val="en-ZA" w:eastAsia="en-ZA"/>
        </w:rPr>
      </w:pPr>
      <w:r>
        <w:rPr>
          <w:rFonts w:ascii="Calibri" w:hAnsi="Calibri"/>
          <w:noProof/>
        </w:rPr>
        <w:drawing>
          <wp:inline distT="0" distB="0" distL="0" distR="0" wp14:anchorId="2A909887" wp14:editId="08382F10">
            <wp:extent cx="5760720" cy="265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14:paraId="274752B0" w14:textId="77777777" w:rsidR="00F46A58" w:rsidRDefault="00F46A58">
      <w:pPr>
        <w:spacing w:before="0"/>
        <w:ind w:left="0"/>
        <w:rPr>
          <w:ins w:id="1396" w:author="Dick" w:date="2019-07-08T09:24:00Z"/>
          <w:rFonts w:ascii="Calibri" w:hAnsi="Calibri"/>
          <w:noProof/>
          <w:lang w:val="en-ZA" w:eastAsia="en-ZA"/>
        </w:rPr>
      </w:pPr>
    </w:p>
    <w:p w14:paraId="436C8C9F" w14:textId="001461C0" w:rsidR="00984F02" w:rsidDel="00F46A58" w:rsidRDefault="00984F02">
      <w:pPr>
        <w:spacing w:before="0"/>
        <w:ind w:left="0"/>
        <w:rPr>
          <w:del w:id="1397" w:author="Dick" w:date="2019-07-08T09:24:00Z"/>
          <w:rFonts w:ascii="Calibri" w:hAnsi="Calibri"/>
          <w:noProof/>
          <w:lang w:val="en-ZA" w:eastAsia="en-ZA"/>
        </w:rPr>
      </w:pPr>
      <w:del w:id="1398" w:author="Dick" w:date="2019-07-08T09:24:00Z">
        <w:r w:rsidDel="00F46A58">
          <w:rPr>
            <w:rFonts w:ascii="Calibri" w:hAnsi="Calibri"/>
            <w:noProof/>
            <w:lang w:val="en-ZA" w:eastAsia="en-ZA"/>
          </w:rPr>
          <w:br w:type="page"/>
        </w:r>
      </w:del>
    </w:p>
    <w:p w14:paraId="365B90B8" w14:textId="25B3E704" w:rsidR="00984F02" w:rsidDel="00F46A58" w:rsidRDefault="00984F02">
      <w:pPr>
        <w:pStyle w:val="Heading1"/>
        <w:rPr>
          <w:del w:id="1399" w:author="Dick" w:date="2019-07-08T09:24:00Z"/>
          <w:noProof/>
          <w:lang w:val="en-ZA" w:eastAsia="en-ZA"/>
        </w:rPr>
      </w:pPr>
      <w:bookmarkStart w:id="1400" w:name="_Toc13454203"/>
      <w:del w:id="1401" w:author="Dick" w:date="2019-07-08T09:24:00Z">
        <w:r w:rsidDel="00F46A58">
          <w:rPr>
            <w:noProof/>
            <w:lang w:val="en-ZA" w:eastAsia="en-ZA"/>
          </w:rPr>
          <w:delText>MV# Debugger Extension</w:delText>
        </w:r>
        <w:bookmarkEnd w:id="1400"/>
      </w:del>
    </w:p>
    <w:p w14:paraId="71CBBE54" w14:textId="01B23E74" w:rsidR="00984F02" w:rsidDel="00F46A58" w:rsidRDefault="00984F02">
      <w:pPr>
        <w:keepNext/>
        <w:pageBreakBefore/>
        <w:numPr>
          <w:ilvl w:val="0"/>
          <w:numId w:val="3"/>
        </w:numPr>
        <w:spacing w:before="240" w:after="240"/>
        <w:ind w:left="431" w:right="720" w:hanging="431"/>
        <w:outlineLvl w:val="0"/>
        <w:rPr>
          <w:del w:id="1402" w:author="Dick" w:date="2019-07-08T09:24:00Z"/>
          <w:lang w:val="en-ZA" w:eastAsia="en-ZA"/>
        </w:rPr>
        <w:pPrChange w:id="1403" w:author="Dick" w:date="2019-07-08T09:24:00Z">
          <w:pPr>
            <w:ind w:left="0"/>
          </w:pPr>
        </w:pPrChange>
      </w:pPr>
    </w:p>
    <w:p w14:paraId="30519467" w14:textId="7A739BE4" w:rsidR="00984F02" w:rsidDel="00F46A58" w:rsidRDefault="00984F02">
      <w:pPr>
        <w:keepNext/>
        <w:pageBreakBefore/>
        <w:numPr>
          <w:ilvl w:val="0"/>
          <w:numId w:val="3"/>
        </w:numPr>
        <w:spacing w:before="240" w:after="240"/>
        <w:ind w:left="431" w:right="720" w:hanging="431"/>
        <w:outlineLvl w:val="0"/>
        <w:rPr>
          <w:del w:id="1404" w:author="Dick" w:date="2019-07-08T09:24:00Z"/>
          <w:rFonts w:asciiTheme="minorHAnsi" w:hAnsiTheme="minorHAnsi" w:cstheme="minorHAnsi"/>
          <w:lang w:val="en-ZA" w:eastAsia="en-ZA"/>
        </w:rPr>
        <w:pPrChange w:id="1405" w:author="Dick" w:date="2019-07-08T09:24:00Z">
          <w:pPr>
            <w:ind w:left="0"/>
          </w:pPr>
        </w:pPrChange>
      </w:pPr>
      <w:del w:id="1406" w:author="Dick" w:date="2019-07-08T09:24:00Z">
        <w:r w:rsidDel="00F46A58">
          <w:rPr>
            <w:rFonts w:asciiTheme="minorHAnsi" w:hAnsiTheme="minorHAnsi" w:cstheme="minorHAnsi"/>
            <w:lang w:val="en-ZA" w:eastAsia="en-ZA"/>
          </w:rPr>
          <w:delText xml:space="preserve">The MVON# Debugger extension enables powerful visual debugging of your MVON# BASIC programs. This feature is ONLY available for MVON# as MVON# supports the real time debugging protocol required by VSCODE. </w:delText>
        </w:r>
      </w:del>
    </w:p>
    <w:p w14:paraId="44B6FEDF" w14:textId="40306367" w:rsidR="00984F02" w:rsidDel="00F46A58" w:rsidRDefault="00984F02">
      <w:pPr>
        <w:keepNext/>
        <w:pageBreakBefore/>
        <w:numPr>
          <w:ilvl w:val="0"/>
          <w:numId w:val="3"/>
        </w:numPr>
        <w:spacing w:before="240" w:after="240"/>
        <w:ind w:left="431" w:right="720" w:hanging="431"/>
        <w:outlineLvl w:val="0"/>
        <w:rPr>
          <w:del w:id="1407" w:author="Dick" w:date="2019-07-08T09:24:00Z"/>
          <w:rFonts w:asciiTheme="minorHAnsi" w:hAnsiTheme="minorHAnsi" w:cstheme="minorHAnsi"/>
          <w:lang w:val="en-ZA" w:eastAsia="en-ZA"/>
        </w:rPr>
        <w:pPrChange w:id="1408" w:author="Dick" w:date="2019-07-08T09:24:00Z">
          <w:pPr>
            <w:ind w:left="0"/>
          </w:pPr>
        </w:pPrChange>
      </w:pPr>
    </w:p>
    <w:p w14:paraId="3B5C877B" w14:textId="2AB63D5F" w:rsidR="00984F02" w:rsidDel="00F46A58" w:rsidRDefault="00984F02">
      <w:pPr>
        <w:keepNext/>
        <w:pageBreakBefore/>
        <w:numPr>
          <w:ilvl w:val="0"/>
          <w:numId w:val="3"/>
        </w:numPr>
        <w:spacing w:before="240" w:after="240"/>
        <w:ind w:left="431" w:right="720" w:hanging="431"/>
        <w:outlineLvl w:val="0"/>
        <w:rPr>
          <w:del w:id="1409" w:author="Dick" w:date="2019-07-08T09:24:00Z"/>
          <w:rFonts w:asciiTheme="minorHAnsi" w:hAnsiTheme="minorHAnsi" w:cstheme="minorHAnsi"/>
          <w:lang w:val="en-ZA" w:eastAsia="en-ZA"/>
        </w:rPr>
        <w:pPrChange w:id="1410" w:author="Dick" w:date="2019-07-08T09:24:00Z">
          <w:pPr>
            <w:ind w:left="0"/>
          </w:pPr>
        </w:pPrChange>
      </w:pPr>
      <w:del w:id="1411" w:author="Dick" w:date="2019-07-08T09:24:00Z">
        <w:r w:rsidDel="00F46A58">
          <w:rPr>
            <w:rFonts w:asciiTheme="minorHAnsi" w:hAnsiTheme="minorHAnsi" w:cstheme="minorHAnsi"/>
            <w:lang w:val="en-ZA" w:eastAsia="en-ZA"/>
          </w:rPr>
          <w:delText xml:space="preserve">In order to debug BASIC programs in VSCODE, they programs need to be compiled using the debug option. You can select </w:delText>
        </w:r>
        <w:r w:rsidRPr="00984F02" w:rsidDel="00F46A58">
          <w:rPr>
            <w:rFonts w:asciiTheme="minorHAnsi" w:hAnsiTheme="minorHAnsi" w:cstheme="minorHAnsi"/>
            <w:b/>
            <w:lang w:val="en-ZA" w:eastAsia="en-ZA"/>
          </w:rPr>
          <w:delText>Compile Basic program with Debug</w:delText>
        </w:r>
        <w:r w:rsidDel="00F46A58">
          <w:rPr>
            <w:rFonts w:asciiTheme="minorHAnsi" w:hAnsiTheme="minorHAnsi" w:cstheme="minorHAnsi"/>
            <w:lang w:val="en-ZA" w:eastAsia="en-ZA"/>
          </w:rPr>
          <w:delText xml:space="preserve"> by right clicking in the code editor or alternatively you can compile from the command line using:</w:delText>
        </w:r>
      </w:del>
    </w:p>
    <w:p w14:paraId="67C644AF" w14:textId="2C5D3995" w:rsidR="00984F02" w:rsidDel="00F46A58" w:rsidRDefault="00984F02">
      <w:pPr>
        <w:keepNext/>
        <w:pageBreakBefore/>
        <w:numPr>
          <w:ilvl w:val="0"/>
          <w:numId w:val="3"/>
        </w:numPr>
        <w:spacing w:before="240" w:after="240"/>
        <w:ind w:left="431" w:right="720" w:hanging="431"/>
        <w:outlineLvl w:val="0"/>
        <w:rPr>
          <w:del w:id="1412" w:author="Dick" w:date="2019-07-08T09:24:00Z"/>
          <w:rFonts w:asciiTheme="minorHAnsi" w:hAnsiTheme="minorHAnsi" w:cstheme="minorHAnsi"/>
          <w:lang w:val="en-ZA" w:eastAsia="en-ZA"/>
        </w:rPr>
        <w:pPrChange w:id="1413" w:author="Dick" w:date="2019-07-08T09:24:00Z">
          <w:pPr>
            <w:ind w:left="0"/>
          </w:pPr>
        </w:pPrChange>
      </w:pPr>
    </w:p>
    <w:p w14:paraId="3C45E6F5" w14:textId="5DC8E2F5" w:rsidR="00984F02" w:rsidRPr="00984F02" w:rsidDel="00F46A58" w:rsidRDefault="00984F02">
      <w:pPr>
        <w:keepNext/>
        <w:pageBreakBefore/>
        <w:numPr>
          <w:ilvl w:val="0"/>
          <w:numId w:val="3"/>
        </w:numPr>
        <w:spacing w:before="240" w:after="240"/>
        <w:ind w:left="431" w:right="720" w:hanging="431"/>
        <w:outlineLvl w:val="0"/>
        <w:rPr>
          <w:del w:id="1414" w:author="Dick" w:date="2019-07-08T09:24:00Z"/>
          <w:rFonts w:asciiTheme="minorHAnsi" w:hAnsiTheme="minorHAnsi" w:cstheme="minorHAnsi"/>
          <w:b/>
          <w:lang w:val="en-ZA" w:eastAsia="en-ZA"/>
        </w:rPr>
        <w:pPrChange w:id="1415" w:author="Dick" w:date="2019-07-08T09:24:00Z">
          <w:pPr>
            <w:ind w:left="0"/>
          </w:pPr>
        </w:pPrChange>
      </w:pPr>
      <w:del w:id="1416" w:author="Dick" w:date="2019-07-08T09:24:00Z">
        <w:r w:rsidRPr="00984F02" w:rsidDel="00F46A58">
          <w:rPr>
            <w:rFonts w:asciiTheme="minorHAnsi" w:hAnsiTheme="minorHAnsi" w:cstheme="minorHAnsi"/>
            <w:b/>
            <w:lang w:val="en-ZA" w:eastAsia="en-ZA"/>
          </w:rPr>
          <w:delText>BASIC BP XX (D</w:delText>
        </w:r>
      </w:del>
    </w:p>
    <w:p w14:paraId="60BA28BB" w14:textId="7EB7A8BE" w:rsidR="00984F02" w:rsidDel="00F46A58" w:rsidRDefault="00984F02">
      <w:pPr>
        <w:keepNext/>
        <w:pageBreakBefore/>
        <w:numPr>
          <w:ilvl w:val="0"/>
          <w:numId w:val="3"/>
        </w:numPr>
        <w:spacing w:before="240" w:after="240"/>
        <w:ind w:left="431" w:right="720" w:hanging="431"/>
        <w:outlineLvl w:val="0"/>
        <w:rPr>
          <w:del w:id="1417" w:author="Dick" w:date="2019-07-08T09:24:00Z"/>
          <w:rFonts w:asciiTheme="minorHAnsi" w:hAnsiTheme="minorHAnsi" w:cstheme="minorHAnsi"/>
          <w:lang w:val="en-ZA" w:eastAsia="en-ZA"/>
        </w:rPr>
        <w:pPrChange w:id="1418" w:author="Dick" w:date="2019-07-08T09:24:00Z">
          <w:pPr>
            <w:ind w:left="0"/>
          </w:pPr>
        </w:pPrChange>
      </w:pPr>
    </w:p>
    <w:p w14:paraId="60B98511" w14:textId="21150E00" w:rsidR="00984F02" w:rsidDel="00F46A58" w:rsidRDefault="005670A6">
      <w:pPr>
        <w:keepNext/>
        <w:pageBreakBefore/>
        <w:numPr>
          <w:ilvl w:val="0"/>
          <w:numId w:val="3"/>
        </w:numPr>
        <w:spacing w:before="240" w:after="240"/>
        <w:ind w:left="431" w:right="720" w:hanging="431"/>
        <w:outlineLvl w:val="0"/>
        <w:rPr>
          <w:del w:id="1419" w:author="Dick" w:date="2019-07-08T09:24:00Z"/>
          <w:rFonts w:asciiTheme="minorHAnsi" w:hAnsiTheme="minorHAnsi" w:cstheme="minorHAnsi"/>
          <w:lang w:val="en-ZA" w:eastAsia="en-ZA"/>
        </w:rPr>
        <w:pPrChange w:id="1420" w:author="Dick" w:date="2019-07-08T09:24:00Z">
          <w:pPr>
            <w:ind w:left="0"/>
          </w:pPr>
        </w:pPrChange>
      </w:pPr>
      <w:del w:id="1421" w:author="Dick" w:date="2019-07-08T09:24:00Z">
        <w:r w:rsidDel="00F46A58">
          <w:rPr>
            <w:rFonts w:asciiTheme="minorHAnsi" w:hAnsiTheme="minorHAnsi" w:cstheme="minorHAnsi"/>
            <w:lang w:val="en-ZA" w:eastAsia="en-ZA"/>
          </w:rPr>
          <w:delText>To enable debugging in VSCODE when need to tell our MVON# environment that the VSCODE debugging is available. An entry VSCODEDEBUG must added to the MVON.CONFIG if the VOC</w:delText>
        </w:r>
      </w:del>
    </w:p>
    <w:p w14:paraId="4832D609" w14:textId="3FC6E1C1" w:rsidR="005670A6" w:rsidDel="00F46A58" w:rsidRDefault="005670A6">
      <w:pPr>
        <w:keepNext/>
        <w:pageBreakBefore/>
        <w:numPr>
          <w:ilvl w:val="0"/>
          <w:numId w:val="3"/>
        </w:numPr>
        <w:spacing w:before="240" w:after="240"/>
        <w:ind w:left="431" w:right="720" w:hanging="431"/>
        <w:outlineLvl w:val="0"/>
        <w:rPr>
          <w:del w:id="1422" w:author="Dick" w:date="2019-07-08T09:24:00Z"/>
          <w:rFonts w:asciiTheme="minorHAnsi" w:hAnsiTheme="minorHAnsi" w:cstheme="minorHAnsi"/>
          <w:lang w:val="en-ZA" w:eastAsia="en-ZA"/>
        </w:rPr>
        <w:pPrChange w:id="1423" w:author="Dick" w:date="2019-07-08T09:24:00Z">
          <w:pPr>
            <w:ind w:left="0"/>
          </w:pPr>
        </w:pPrChange>
      </w:pPr>
    </w:p>
    <w:p w14:paraId="6149F095" w14:textId="70CBD43C" w:rsidR="005670A6" w:rsidRPr="005670A6" w:rsidDel="00F46A58" w:rsidRDefault="005670A6">
      <w:pPr>
        <w:keepNext/>
        <w:pageBreakBefore/>
        <w:numPr>
          <w:ilvl w:val="0"/>
          <w:numId w:val="3"/>
        </w:numPr>
        <w:spacing w:before="240" w:after="240"/>
        <w:ind w:left="431" w:right="720" w:hanging="431"/>
        <w:outlineLvl w:val="0"/>
        <w:rPr>
          <w:del w:id="1424" w:author="Dick" w:date="2019-07-08T09:24:00Z"/>
          <w:rFonts w:asciiTheme="minorHAnsi" w:hAnsiTheme="minorHAnsi" w:cstheme="minorHAnsi"/>
          <w:b/>
          <w:i/>
          <w:lang w:val="en-ZA" w:eastAsia="en-ZA"/>
        </w:rPr>
        <w:pPrChange w:id="1425" w:author="Dick" w:date="2019-07-08T09:24:00Z">
          <w:pPr>
            <w:ind w:left="0"/>
          </w:pPr>
        </w:pPrChange>
      </w:pPr>
      <w:del w:id="1426" w:author="Dick" w:date="2019-07-08T09:24:00Z">
        <w:r w:rsidRPr="005670A6" w:rsidDel="00F46A58">
          <w:rPr>
            <w:rFonts w:asciiTheme="minorHAnsi" w:hAnsiTheme="minorHAnsi" w:cstheme="minorHAnsi"/>
            <w:b/>
            <w:i/>
            <w:lang w:val="en-ZA" w:eastAsia="en-ZA"/>
          </w:rPr>
          <w:delText>&gt;CT VOC MVON.CONFIG</w:delText>
        </w:r>
      </w:del>
    </w:p>
    <w:p w14:paraId="6C9F71BF" w14:textId="6C7F74DA" w:rsidR="005670A6" w:rsidRPr="005670A6" w:rsidDel="00F46A58" w:rsidRDefault="005670A6">
      <w:pPr>
        <w:keepNext/>
        <w:pageBreakBefore/>
        <w:numPr>
          <w:ilvl w:val="0"/>
          <w:numId w:val="3"/>
        </w:numPr>
        <w:spacing w:before="240" w:after="240"/>
        <w:ind w:left="431" w:right="720" w:hanging="431"/>
        <w:outlineLvl w:val="0"/>
        <w:rPr>
          <w:del w:id="1427" w:author="Dick" w:date="2019-07-08T09:24:00Z"/>
          <w:rFonts w:asciiTheme="minorHAnsi" w:hAnsiTheme="minorHAnsi" w:cstheme="minorHAnsi"/>
          <w:b/>
          <w:i/>
          <w:lang w:val="en-ZA" w:eastAsia="en-ZA"/>
        </w:rPr>
        <w:pPrChange w:id="1428" w:author="Dick" w:date="2019-07-08T09:24:00Z">
          <w:pPr>
            <w:ind w:left="0"/>
          </w:pPr>
        </w:pPrChange>
      </w:pPr>
      <w:del w:id="1429" w:author="Dick" w:date="2019-07-08T09:24:00Z">
        <w:r w:rsidRPr="005670A6" w:rsidDel="00F46A58">
          <w:rPr>
            <w:rFonts w:asciiTheme="minorHAnsi" w:hAnsiTheme="minorHAnsi" w:cstheme="minorHAnsi"/>
            <w:b/>
            <w:i/>
            <w:lang w:val="en-ZA" w:eastAsia="en-ZA"/>
          </w:rPr>
          <w:delText xml:space="preserve">         MVON.CONFIG</w:delText>
        </w:r>
      </w:del>
    </w:p>
    <w:p w14:paraId="3BDBA2A0" w14:textId="1495075B" w:rsidR="005670A6" w:rsidRPr="005670A6" w:rsidDel="00F46A58" w:rsidRDefault="005670A6">
      <w:pPr>
        <w:keepNext/>
        <w:pageBreakBefore/>
        <w:numPr>
          <w:ilvl w:val="0"/>
          <w:numId w:val="3"/>
        </w:numPr>
        <w:spacing w:before="240" w:after="240"/>
        <w:ind w:left="431" w:right="720" w:hanging="431"/>
        <w:outlineLvl w:val="0"/>
        <w:rPr>
          <w:del w:id="1430" w:author="Dick" w:date="2019-07-08T09:24:00Z"/>
          <w:rFonts w:asciiTheme="minorHAnsi" w:hAnsiTheme="minorHAnsi" w:cstheme="minorHAnsi"/>
          <w:b/>
          <w:i/>
          <w:lang w:val="en-ZA" w:eastAsia="en-ZA"/>
        </w:rPr>
        <w:pPrChange w:id="1431" w:author="Dick" w:date="2019-07-08T09:24:00Z">
          <w:pPr>
            <w:ind w:left="0"/>
          </w:pPr>
        </w:pPrChange>
      </w:pPr>
      <w:del w:id="1432" w:author="Dick" w:date="2019-07-08T09:24:00Z">
        <w:r w:rsidRPr="005670A6" w:rsidDel="00F46A58">
          <w:rPr>
            <w:rFonts w:asciiTheme="minorHAnsi" w:hAnsiTheme="minorHAnsi" w:cstheme="minorHAnsi"/>
            <w:b/>
            <w:i/>
            <w:lang w:val="en-ZA" w:eastAsia="en-ZA"/>
          </w:rPr>
          <w:delText>0001 VSCODEDEBUG</w:delText>
        </w:r>
      </w:del>
    </w:p>
    <w:p w14:paraId="73FA9FE0" w14:textId="3447F551" w:rsidR="00984F02" w:rsidDel="00F46A58" w:rsidRDefault="00984F02">
      <w:pPr>
        <w:keepNext/>
        <w:pageBreakBefore/>
        <w:numPr>
          <w:ilvl w:val="0"/>
          <w:numId w:val="3"/>
        </w:numPr>
        <w:spacing w:before="240" w:after="240"/>
        <w:ind w:left="431" w:right="720" w:hanging="431"/>
        <w:outlineLvl w:val="0"/>
        <w:rPr>
          <w:del w:id="1433" w:author="Dick" w:date="2019-07-08T09:24:00Z"/>
          <w:rFonts w:ascii="Calibri" w:hAnsi="Calibri"/>
          <w:noProof/>
          <w:lang w:val="en-ZA" w:eastAsia="en-ZA"/>
        </w:rPr>
        <w:pPrChange w:id="1434" w:author="Dick" w:date="2019-07-08T09:24:00Z">
          <w:pPr>
            <w:ind w:left="0"/>
          </w:pPr>
        </w:pPrChange>
      </w:pPr>
    </w:p>
    <w:p w14:paraId="70D446B7" w14:textId="1E9AF994" w:rsidR="005670A6" w:rsidDel="00F46A58" w:rsidRDefault="005670A6">
      <w:pPr>
        <w:keepNext/>
        <w:pageBreakBefore/>
        <w:numPr>
          <w:ilvl w:val="0"/>
          <w:numId w:val="3"/>
        </w:numPr>
        <w:spacing w:before="240" w:after="240"/>
        <w:ind w:left="431" w:right="720" w:hanging="431"/>
        <w:outlineLvl w:val="0"/>
        <w:rPr>
          <w:del w:id="1435" w:author="Dick" w:date="2019-07-08T09:24:00Z"/>
          <w:rFonts w:ascii="Calibri" w:hAnsi="Calibri"/>
          <w:noProof/>
          <w:lang w:val="en-ZA" w:eastAsia="en-ZA"/>
        </w:rPr>
        <w:pPrChange w:id="1436" w:author="Dick" w:date="2019-07-08T09:24:00Z">
          <w:pPr>
            <w:spacing w:before="0"/>
            <w:ind w:left="0"/>
          </w:pPr>
        </w:pPrChange>
      </w:pPr>
      <w:del w:id="1437" w:author="Dick" w:date="2019-07-08T09:24:00Z">
        <w:r w:rsidDel="00F46A58">
          <w:rPr>
            <w:rFonts w:ascii="Calibri" w:hAnsi="Calibri"/>
            <w:noProof/>
            <w:lang w:val="en-ZA" w:eastAsia="en-ZA"/>
          </w:rPr>
          <w:br w:type="page"/>
        </w:r>
      </w:del>
    </w:p>
    <w:p w14:paraId="1AA9BB84" w14:textId="14F92E37" w:rsidR="005670A6" w:rsidDel="00F46A58" w:rsidRDefault="005670A6">
      <w:pPr>
        <w:pStyle w:val="Heading2"/>
        <w:pageBreakBefore/>
        <w:numPr>
          <w:ilvl w:val="0"/>
          <w:numId w:val="3"/>
        </w:numPr>
        <w:spacing w:before="240"/>
        <w:ind w:left="431" w:right="720" w:hanging="431"/>
        <w:rPr>
          <w:del w:id="1438" w:author="Dick" w:date="2019-07-08T09:24:00Z"/>
          <w:noProof/>
          <w:lang w:val="en-ZA" w:eastAsia="en-ZA"/>
        </w:rPr>
        <w:pPrChange w:id="1439" w:author="Dick" w:date="2019-07-08T09:24:00Z">
          <w:pPr>
            <w:pStyle w:val="Heading2"/>
          </w:pPr>
        </w:pPrChange>
      </w:pPr>
      <w:bookmarkStart w:id="1440" w:name="_Toc13454204"/>
      <w:del w:id="1441" w:author="Dick" w:date="2019-07-08T09:24:00Z">
        <w:r w:rsidDel="00F46A58">
          <w:rPr>
            <w:noProof/>
            <w:lang w:val="en-ZA" w:eastAsia="en-ZA"/>
          </w:rPr>
          <w:delText>Starting the debugger</w:delText>
        </w:r>
        <w:bookmarkEnd w:id="1440"/>
      </w:del>
    </w:p>
    <w:p w14:paraId="7C8B731E" w14:textId="366EAA28" w:rsidR="005670A6" w:rsidDel="00F46A58" w:rsidRDefault="005670A6">
      <w:pPr>
        <w:keepNext/>
        <w:pageBreakBefore/>
        <w:numPr>
          <w:ilvl w:val="0"/>
          <w:numId w:val="3"/>
        </w:numPr>
        <w:spacing w:before="240" w:after="240"/>
        <w:ind w:left="431" w:right="720" w:hanging="431"/>
        <w:outlineLvl w:val="0"/>
        <w:rPr>
          <w:del w:id="1442" w:author="Dick" w:date="2019-07-08T09:24:00Z"/>
          <w:rFonts w:ascii="Calibri" w:hAnsi="Calibri"/>
          <w:noProof/>
          <w:lang w:val="en-ZA" w:eastAsia="en-ZA"/>
        </w:rPr>
        <w:pPrChange w:id="1443" w:author="Dick" w:date="2019-07-08T09:24:00Z">
          <w:pPr>
            <w:ind w:left="0"/>
          </w:pPr>
        </w:pPrChange>
      </w:pPr>
    </w:p>
    <w:p w14:paraId="0CCC40A2" w14:textId="25C96181" w:rsidR="005670A6" w:rsidDel="00F46A58" w:rsidRDefault="005670A6">
      <w:pPr>
        <w:keepNext/>
        <w:pageBreakBefore/>
        <w:numPr>
          <w:ilvl w:val="0"/>
          <w:numId w:val="3"/>
        </w:numPr>
        <w:spacing w:before="240" w:after="240"/>
        <w:ind w:left="431" w:right="720" w:hanging="431"/>
        <w:outlineLvl w:val="0"/>
        <w:rPr>
          <w:del w:id="1444" w:author="Dick" w:date="2019-07-08T09:24:00Z"/>
          <w:rFonts w:ascii="Calibri" w:hAnsi="Calibri"/>
          <w:noProof/>
          <w:lang w:val="en-ZA" w:eastAsia="en-ZA"/>
        </w:rPr>
        <w:pPrChange w:id="1445" w:author="Dick" w:date="2019-07-08T09:24:00Z">
          <w:pPr>
            <w:ind w:left="0"/>
          </w:pPr>
        </w:pPrChange>
      </w:pPr>
      <w:del w:id="1446" w:author="Dick" w:date="2019-07-08T09:24:00Z">
        <w:r w:rsidDel="00F46A58">
          <w:rPr>
            <w:rFonts w:ascii="Calibri" w:hAnsi="Calibri"/>
            <w:noProof/>
            <w:lang w:val="en-ZA" w:eastAsia="en-ZA"/>
          </w:rPr>
          <w:delText>You need to first load the subroutine that you wish to debug into the code editor. Place a DEBUG statement just prior top where you want the debugging to start and compile the program with debug.</w:delText>
        </w:r>
      </w:del>
    </w:p>
    <w:p w14:paraId="12D84EB6" w14:textId="39AE50F4" w:rsidR="005670A6" w:rsidDel="00F46A58" w:rsidRDefault="005670A6">
      <w:pPr>
        <w:keepNext/>
        <w:pageBreakBefore/>
        <w:numPr>
          <w:ilvl w:val="0"/>
          <w:numId w:val="3"/>
        </w:numPr>
        <w:spacing w:before="240" w:after="240"/>
        <w:ind w:left="431" w:right="720" w:hanging="431"/>
        <w:outlineLvl w:val="0"/>
        <w:rPr>
          <w:del w:id="1447" w:author="Dick" w:date="2019-07-08T09:24:00Z"/>
          <w:rFonts w:ascii="Calibri" w:hAnsi="Calibri"/>
          <w:noProof/>
          <w:lang w:val="en-ZA" w:eastAsia="en-ZA"/>
        </w:rPr>
        <w:pPrChange w:id="1448" w:author="Dick" w:date="2019-07-08T09:24:00Z">
          <w:pPr>
            <w:ind w:left="0"/>
          </w:pPr>
        </w:pPrChange>
      </w:pPr>
    </w:p>
    <w:p w14:paraId="0F505704" w14:textId="34383F93" w:rsidR="005670A6" w:rsidDel="00F46A58" w:rsidRDefault="005670A6">
      <w:pPr>
        <w:keepNext/>
        <w:pageBreakBefore/>
        <w:numPr>
          <w:ilvl w:val="0"/>
          <w:numId w:val="3"/>
        </w:numPr>
        <w:spacing w:before="240" w:after="240"/>
        <w:ind w:left="431" w:right="720" w:hanging="431"/>
        <w:outlineLvl w:val="0"/>
        <w:rPr>
          <w:del w:id="1449" w:author="Dick" w:date="2019-07-08T09:24:00Z"/>
          <w:rFonts w:ascii="Calibri" w:hAnsi="Calibri"/>
          <w:noProof/>
          <w:lang w:val="en-ZA" w:eastAsia="en-ZA"/>
        </w:rPr>
        <w:pPrChange w:id="1450" w:author="Dick" w:date="2019-07-08T09:24:00Z">
          <w:pPr>
            <w:ind w:left="0"/>
          </w:pPr>
        </w:pPrChange>
      </w:pPr>
      <w:del w:id="1451" w:author="Dick" w:date="2019-07-08T09:24:00Z">
        <w:r w:rsidDel="00F46A58">
          <w:rPr>
            <w:rFonts w:ascii="Calibri" w:hAnsi="Calibri"/>
            <w:noProof/>
          </w:rPr>
          <w:drawing>
            <wp:inline distT="0" distB="0" distL="0" distR="0" wp14:anchorId="6E723F3E" wp14:editId="2FF123D6">
              <wp:extent cx="5762625" cy="5010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del>
    </w:p>
    <w:p w14:paraId="1826DF17" w14:textId="6CEBB9D3" w:rsidR="005670A6" w:rsidDel="00F46A58" w:rsidRDefault="005670A6">
      <w:pPr>
        <w:keepNext/>
        <w:pageBreakBefore/>
        <w:numPr>
          <w:ilvl w:val="0"/>
          <w:numId w:val="3"/>
        </w:numPr>
        <w:spacing w:before="240" w:after="240"/>
        <w:ind w:left="431" w:right="720" w:hanging="431"/>
        <w:outlineLvl w:val="0"/>
        <w:rPr>
          <w:del w:id="1452" w:author="Dick" w:date="2019-07-08T09:24:00Z"/>
          <w:rFonts w:ascii="Calibri" w:hAnsi="Calibri"/>
          <w:noProof/>
          <w:lang w:val="en-ZA" w:eastAsia="en-ZA"/>
        </w:rPr>
        <w:pPrChange w:id="1453" w:author="Dick" w:date="2019-07-08T09:24:00Z">
          <w:pPr>
            <w:ind w:left="0"/>
          </w:pPr>
        </w:pPrChange>
      </w:pPr>
    </w:p>
    <w:p w14:paraId="26493665" w14:textId="3475F0EB" w:rsidR="005670A6" w:rsidDel="00F46A58" w:rsidRDefault="003F0853">
      <w:pPr>
        <w:keepNext/>
        <w:pageBreakBefore/>
        <w:numPr>
          <w:ilvl w:val="0"/>
          <w:numId w:val="3"/>
        </w:numPr>
        <w:spacing w:before="240" w:after="240"/>
        <w:ind w:left="431" w:right="720" w:hanging="431"/>
        <w:outlineLvl w:val="0"/>
        <w:rPr>
          <w:del w:id="1454" w:author="Dick" w:date="2019-07-08T09:24:00Z"/>
          <w:rFonts w:ascii="Calibri" w:hAnsi="Calibri"/>
          <w:noProof/>
          <w:lang w:val="en-ZA" w:eastAsia="en-ZA"/>
        </w:rPr>
        <w:pPrChange w:id="1455" w:author="Dick" w:date="2019-07-08T09:24:00Z">
          <w:pPr>
            <w:ind w:left="0"/>
          </w:pPr>
        </w:pPrChange>
      </w:pPr>
      <w:del w:id="1456" w:author="Dick" w:date="2019-07-08T09:24:00Z">
        <w:r w:rsidDel="00F46A58">
          <w:rPr>
            <w:rFonts w:ascii="Calibri" w:hAnsi="Calibri"/>
            <w:noProof/>
            <w:lang w:val="en-ZA" w:eastAsia="en-ZA"/>
          </w:rPr>
          <w:delText>We start the debugger by pressing F5 in the editor window and selecting MVON# Debug from the drop down list:</w:delText>
        </w:r>
      </w:del>
    </w:p>
    <w:p w14:paraId="61B88DA4" w14:textId="577607FE" w:rsidR="003F0853" w:rsidDel="00F46A58" w:rsidRDefault="003F0853">
      <w:pPr>
        <w:keepNext/>
        <w:pageBreakBefore/>
        <w:numPr>
          <w:ilvl w:val="0"/>
          <w:numId w:val="3"/>
        </w:numPr>
        <w:spacing w:before="240" w:after="240"/>
        <w:ind w:left="431" w:right="720" w:hanging="431"/>
        <w:outlineLvl w:val="0"/>
        <w:rPr>
          <w:del w:id="1457" w:author="Dick" w:date="2019-07-08T09:24:00Z"/>
          <w:rFonts w:ascii="Calibri" w:hAnsi="Calibri"/>
          <w:noProof/>
          <w:lang w:val="en-ZA" w:eastAsia="en-ZA"/>
        </w:rPr>
        <w:pPrChange w:id="1458" w:author="Dick" w:date="2019-07-08T09:24:00Z">
          <w:pPr>
            <w:ind w:left="0"/>
          </w:pPr>
        </w:pPrChange>
      </w:pPr>
      <w:del w:id="1459" w:author="Dick" w:date="2019-07-08T09:24:00Z">
        <w:r w:rsidDel="00F46A58">
          <w:rPr>
            <w:rFonts w:ascii="Calibri" w:hAnsi="Calibri"/>
            <w:noProof/>
          </w:rPr>
          <w:drawing>
            <wp:inline distT="0" distB="0" distL="0" distR="0" wp14:anchorId="50F89B63" wp14:editId="6C6E0C37">
              <wp:extent cx="5762625" cy="5019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5019675"/>
                      </a:xfrm>
                      <a:prstGeom prst="rect">
                        <a:avLst/>
                      </a:prstGeom>
                      <a:noFill/>
                      <a:ln>
                        <a:noFill/>
                      </a:ln>
                    </pic:spPr>
                  </pic:pic>
                </a:graphicData>
              </a:graphic>
            </wp:inline>
          </w:drawing>
        </w:r>
      </w:del>
    </w:p>
    <w:p w14:paraId="001EBB54" w14:textId="661D7017" w:rsidR="003F0853" w:rsidDel="00F46A58" w:rsidRDefault="003F0853">
      <w:pPr>
        <w:keepNext/>
        <w:pageBreakBefore/>
        <w:numPr>
          <w:ilvl w:val="0"/>
          <w:numId w:val="3"/>
        </w:numPr>
        <w:spacing w:before="240" w:after="240"/>
        <w:ind w:left="431" w:right="720" w:hanging="431"/>
        <w:outlineLvl w:val="0"/>
        <w:rPr>
          <w:del w:id="1460" w:author="Dick" w:date="2019-07-08T09:24:00Z"/>
          <w:rFonts w:ascii="Calibri" w:hAnsi="Calibri"/>
          <w:noProof/>
          <w:lang w:val="en-ZA" w:eastAsia="en-ZA"/>
        </w:rPr>
        <w:pPrChange w:id="1461" w:author="Dick" w:date="2019-07-08T09:24:00Z">
          <w:pPr>
            <w:ind w:left="0"/>
          </w:pPr>
        </w:pPrChange>
      </w:pPr>
    </w:p>
    <w:p w14:paraId="36052476" w14:textId="126213E0" w:rsidR="003F0853" w:rsidDel="00F46A58" w:rsidRDefault="003F0853">
      <w:pPr>
        <w:keepNext/>
        <w:pageBreakBefore/>
        <w:numPr>
          <w:ilvl w:val="0"/>
          <w:numId w:val="3"/>
        </w:numPr>
        <w:spacing w:before="240" w:after="240"/>
        <w:ind w:left="431" w:right="720" w:hanging="431"/>
        <w:outlineLvl w:val="0"/>
        <w:rPr>
          <w:del w:id="1462" w:author="Dick" w:date="2019-07-08T09:24:00Z"/>
          <w:rFonts w:ascii="Calibri" w:hAnsi="Calibri"/>
          <w:noProof/>
          <w:lang w:val="en-ZA" w:eastAsia="en-ZA"/>
        </w:rPr>
        <w:pPrChange w:id="1463" w:author="Dick" w:date="2019-07-08T09:24:00Z">
          <w:pPr>
            <w:ind w:left="0"/>
          </w:pPr>
        </w:pPrChange>
      </w:pPr>
    </w:p>
    <w:p w14:paraId="7E549D61" w14:textId="068738A8" w:rsidR="003F0853" w:rsidDel="00F46A58" w:rsidRDefault="003F0853">
      <w:pPr>
        <w:keepNext/>
        <w:pageBreakBefore/>
        <w:numPr>
          <w:ilvl w:val="0"/>
          <w:numId w:val="3"/>
        </w:numPr>
        <w:spacing w:before="240" w:after="240"/>
        <w:ind w:left="431" w:right="720" w:hanging="431"/>
        <w:outlineLvl w:val="0"/>
        <w:rPr>
          <w:del w:id="1464" w:author="Dick" w:date="2019-07-08T09:24:00Z"/>
          <w:rFonts w:ascii="Calibri" w:hAnsi="Calibri"/>
          <w:noProof/>
          <w:lang w:val="en-ZA" w:eastAsia="en-ZA"/>
        </w:rPr>
        <w:pPrChange w:id="1465" w:author="Dick" w:date="2019-07-08T09:24:00Z">
          <w:pPr>
            <w:ind w:left="0"/>
          </w:pPr>
        </w:pPrChange>
      </w:pPr>
      <w:del w:id="1466" w:author="Dick" w:date="2019-07-08T09:24:00Z">
        <w:r w:rsidDel="00F46A58">
          <w:rPr>
            <w:rFonts w:ascii="Calibri" w:hAnsi="Calibri"/>
            <w:noProof/>
            <w:lang w:val="en-ZA" w:eastAsia="en-ZA"/>
          </w:rPr>
          <w:delText>The debug menu bar will appear to indicate the the debugger is now active.</w:delText>
        </w:r>
      </w:del>
    </w:p>
    <w:p w14:paraId="0F268AA7" w14:textId="0C952A20" w:rsidR="003F0853" w:rsidDel="00F46A58" w:rsidRDefault="003F0853">
      <w:pPr>
        <w:keepNext/>
        <w:pageBreakBefore/>
        <w:numPr>
          <w:ilvl w:val="0"/>
          <w:numId w:val="3"/>
        </w:numPr>
        <w:spacing w:before="240" w:after="240"/>
        <w:ind w:left="431" w:right="720" w:hanging="431"/>
        <w:outlineLvl w:val="0"/>
        <w:rPr>
          <w:del w:id="1467" w:author="Dick" w:date="2019-07-08T09:24:00Z"/>
          <w:rFonts w:ascii="Calibri" w:hAnsi="Calibri"/>
          <w:noProof/>
          <w:lang w:val="en-ZA" w:eastAsia="en-ZA"/>
        </w:rPr>
        <w:pPrChange w:id="1468" w:author="Dick" w:date="2019-07-08T09:24:00Z">
          <w:pPr>
            <w:ind w:left="0"/>
          </w:pPr>
        </w:pPrChange>
      </w:pPr>
    </w:p>
    <w:p w14:paraId="54A1D83F" w14:textId="788237FB" w:rsidR="003F0853" w:rsidDel="00F46A58" w:rsidRDefault="003F0853">
      <w:pPr>
        <w:keepNext/>
        <w:pageBreakBefore/>
        <w:numPr>
          <w:ilvl w:val="0"/>
          <w:numId w:val="3"/>
        </w:numPr>
        <w:spacing w:before="240" w:after="240"/>
        <w:ind w:left="431" w:right="720" w:hanging="431"/>
        <w:outlineLvl w:val="0"/>
        <w:rPr>
          <w:del w:id="1469" w:author="Dick" w:date="2019-07-08T09:24:00Z"/>
          <w:rFonts w:ascii="Calibri" w:hAnsi="Calibri"/>
          <w:noProof/>
          <w:lang w:val="en-ZA" w:eastAsia="en-ZA"/>
        </w:rPr>
        <w:pPrChange w:id="1470" w:author="Dick" w:date="2019-07-08T09:24:00Z">
          <w:pPr>
            <w:ind w:left="0"/>
          </w:pPr>
        </w:pPrChange>
      </w:pPr>
      <w:del w:id="1471" w:author="Dick" w:date="2019-07-08T09:24:00Z">
        <w:r w:rsidDel="00F46A58">
          <w:rPr>
            <w:rFonts w:ascii="Calibri" w:hAnsi="Calibri"/>
            <w:noProof/>
            <w:lang w:val="en-ZA" w:eastAsia="en-ZA"/>
          </w:rPr>
          <w:delText>You can now run you BASIC program and when the program gets the DEBUG point , VSCODE will automatically display the debug panel and the current line of code will be highlighted .</w:delText>
        </w:r>
      </w:del>
    </w:p>
    <w:p w14:paraId="5FF1CFD6" w14:textId="36AA8F52" w:rsidR="003F0853" w:rsidDel="00F46A58" w:rsidRDefault="003F0853">
      <w:pPr>
        <w:keepNext/>
        <w:pageBreakBefore/>
        <w:numPr>
          <w:ilvl w:val="0"/>
          <w:numId w:val="3"/>
        </w:numPr>
        <w:spacing w:before="240" w:after="240"/>
        <w:ind w:left="431" w:right="720" w:hanging="431"/>
        <w:outlineLvl w:val="0"/>
        <w:rPr>
          <w:del w:id="1472" w:author="Dick" w:date="2019-07-08T09:24:00Z"/>
          <w:rFonts w:ascii="Calibri" w:hAnsi="Calibri"/>
          <w:noProof/>
          <w:lang w:val="en-ZA" w:eastAsia="en-ZA"/>
        </w:rPr>
        <w:pPrChange w:id="1473" w:author="Dick" w:date="2019-07-08T09:24:00Z">
          <w:pPr>
            <w:ind w:left="0"/>
          </w:pPr>
        </w:pPrChange>
      </w:pPr>
    </w:p>
    <w:p w14:paraId="5ABF349C" w14:textId="35E1FC94" w:rsidR="003F0853" w:rsidDel="00F46A58" w:rsidRDefault="003F0853">
      <w:pPr>
        <w:keepNext/>
        <w:pageBreakBefore/>
        <w:numPr>
          <w:ilvl w:val="0"/>
          <w:numId w:val="3"/>
        </w:numPr>
        <w:spacing w:before="240" w:after="240"/>
        <w:ind w:left="431" w:right="720" w:hanging="431"/>
        <w:outlineLvl w:val="0"/>
        <w:rPr>
          <w:del w:id="1474" w:author="Dick" w:date="2019-07-08T09:24:00Z"/>
          <w:rFonts w:ascii="Calibri" w:hAnsi="Calibri"/>
          <w:noProof/>
          <w:lang w:val="en-ZA" w:eastAsia="en-ZA"/>
        </w:rPr>
        <w:pPrChange w:id="1475" w:author="Dick" w:date="2019-07-08T09:24:00Z">
          <w:pPr>
            <w:spacing w:before="0"/>
            <w:ind w:left="0"/>
          </w:pPr>
        </w:pPrChange>
      </w:pPr>
      <w:del w:id="1476" w:author="Dick" w:date="2019-07-08T09:24:00Z">
        <w:r w:rsidDel="00F46A58">
          <w:rPr>
            <w:rFonts w:ascii="Calibri" w:hAnsi="Calibri"/>
            <w:noProof/>
            <w:lang w:val="en-ZA" w:eastAsia="en-ZA"/>
          </w:rPr>
          <w:br w:type="page"/>
        </w:r>
      </w:del>
    </w:p>
    <w:p w14:paraId="745225C7" w14:textId="4989DEFF" w:rsidR="003F0853" w:rsidDel="00F46A58" w:rsidRDefault="003F0853">
      <w:pPr>
        <w:pStyle w:val="Heading2"/>
        <w:pageBreakBefore/>
        <w:numPr>
          <w:ilvl w:val="0"/>
          <w:numId w:val="3"/>
        </w:numPr>
        <w:spacing w:before="240"/>
        <w:ind w:left="431" w:right="720" w:hanging="431"/>
        <w:rPr>
          <w:del w:id="1477" w:author="Dick" w:date="2019-07-08T09:24:00Z"/>
          <w:noProof/>
          <w:lang w:val="en-ZA" w:eastAsia="en-ZA"/>
        </w:rPr>
        <w:pPrChange w:id="1478" w:author="Dick" w:date="2019-07-08T09:24:00Z">
          <w:pPr>
            <w:pStyle w:val="Heading2"/>
          </w:pPr>
        </w:pPrChange>
      </w:pPr>
      <w:bookmarkStart w:id="1479" w:name="_Toc13454205"/>
      <w:del w:id="1480" w:author="Dick" w:date="2019-07-08T09:24:00Z">
        <w:r w:rsidDel="00F46A58">
          <w:rPr>
            <w:noProof/>
            <w:lang w:val="en-ZA" w:eastAsia="en-ZA"/>
          </w:rPr>
          <w:delText>Debugging features</w:delText>
        </w:r>
        <w:bookmarkEnd w:id="1479"/>
      </w:del>
    </w:p>
    <w:p w14:paraId="0E802CB8" w14:textId="493CAB17" w:rsidR="003F0853" w:rsidDel="00F46A58" w:rsidRDefault="003F0853">
      <w:pPr>
        <w:keepNext/>
        <w:pageBreakBefore/>
        <w:numPr>
          <w:ilvl w:val="0"/>
          <w:numId w:val="3"/>
        </w:numPr>
        <w:spacing w:before="240" w:after="240"/>
        <w:ind w:left="431" w:right="720" w:hanging="431"/>
        <w:outlineLvl w:val="0"/>
        <w:rPr>
          <w:del w:id="1481" w:author="Dick" w:date="2019-07-08T09:24:00Z"/>
          <w:rFonts w:ascii="Calibri" w:hAnsi="Calibri"/>
          <w:noProof/>
          <w:lang w:val="en-ZA" w:eastAsia="en-ZA"/>
        </w:rPr>
        <w:pPrChange w:id="1482" w:author="Dick" w:date="2019-07-08T09:24:00Z">
          <w:pPr>
            <w:ind w:left="0"/>
          </w:pPr>
        </w:pPrChange>
      </w:pPr>
    </w:p>
    <w:p w14:paraId="66405832" w14:textId="7A3E6545" w:rsidR="003F0853" w:rsidDel="00F46A58" w:rsidRDefault="003F0853">
      <w:pPr>
        <w:keepNext/>
        <w:pageBreakBefore/>
        <w:numPr>
          <w:ilvl w:val="0"/>
          <w:numId w:val="3"/>
        </w:numPr>
        <w:spacing w:before="240" w:after="240"/>
        <w:ind w:left="431" w:right="720" w:hanging="431"/>
        <w:outlineLvl w:val="0"/>
        <w:rPr>
          <w:del w:id="1483" w:author="Dick" w:date="2019-07-08T09:24:00Z"/>
          <w:rFonts w:ascii="Calibri" w:hAnsi="Calibri"/>
          <w:noProof/>
          <w:lang w:val="en-ZA" w:eastAsia="en-ZA"/>
        </w:rPr>
        <w:pPrChange w:id="1484" w:author="Dick" w:date="2019-07-08T09:24:00Z">
          <w:pPr>
            <w:ind w:left="0"/>
          </w:pPr>
        </w:pPrChange>
      </w:pPr>
      <w:del w:id="1485" w:author="Dick" w:date="2019-07-08T09:24:00Z">
        <w:r w:rsidDel="00F46A58">
          <w:rPr>
            <w:rFonts w:ascii="Calibri" w:hAnsi="Calibri"/>
            <w:noProof/>
            <w:lang w:val="en-ZA" w:eastAsia="en-ZA"/>
          </w:rPr>
          <w:delText xml:space="preserve">You can step through your code by pressing </w:delText>
        </w:r>
        <w:r w:rsidRPr="003F0853" w:rsidDel="00F46A58">
          <w:rPr>
            <w:rFonts w:ascii="Calibri" w:hAnsi="Calibri"/>
            <w:b/>
            <w:noProof/>
            <w:lang w:val="en-ZA" w:eastAsia="en-ZA"/>
          </w:rPr>
          <w:delText>F10</w:delText>
        </w:r>
        <w:r w:rsidDel="00F46A58">
          <w:rPr>
            <w:rFonts w:ascii="Calibri" w:hAnsi="Calibri"/>
            <w:noProof/>
            <w:lang w:val="en-ZA" w:eastAsia="en-ZA"/>
          </w:rPr>
          <w:delText xml:space="preserve">, the debugger will move to the next line to be executed. Pressing </w:delText>
        </w:r>
        <w:r w:rsidRPr="003F0853" w:rsidDel="00F46A58">
          <w:rPr>
            <w:rFonts w:ascii="Calibri" w:hAnsi="Calibri"/>
            <w:b/>
            <w:noProof/>
            <w:lang w:val="en-ZA" w:eastAsia="en-ZA"/>
          </w:rPr>
          <w:delText>F5</w:delText>
        </w:r>
        <w:r w:rsidDel="00F46A58">
          <w:rPr>
            <w:rFonts w:ascii="Calibri" w:hAnsi="Calibri"/>
            <w:noProof/>
            <w:lang w:val="en-ZA" w:eastAsia="en-ZA"/>
          </w:rPr>
          <w:delText>, will continue with the program until the next DEBUG statement, breakpoint or the rpgram terminates</w:delText>
        </w:r>
      </w:del>
    </w:p>
    <w:p w14:paraId="4D846FB2" w14:textId="46C009EB" w:rsidR="003F0853" w:rsidDel="00F46A58" w:rsidRDefault="003F0853">
      <w:pPr>
        <w:keepNext/>
        <w:pageBreakBefore/>
        <w:numPr>
          <w:ilvl w:val="0"/>
          <w:numId w:val="3"/>
        </w:numPr>
        <w:spacing w:before="240" w:after="240"/>
        <w:ind w:left="431" w:right="720" w:hanging="431"/>
        <w:outlineLvl w:val="0"/>
        <w:rPr>
          <w:del w:id="1486" w:author="Dick" w:date="2019-07-08T09:24:00Z"/>
          <w:rFonts w:ascii="Calibri" w:hAnsi="Calibri"/>
          <w:noProof/>
          <w:lang w:val="en-ZA" w:eastAsia="en-ZA"/>
        </w:rPr>
        <w:pPrChange w:id="1487" w:author="Dick" w:date="2019-07-08T09:24:00Z">
          <w:pPr>
            <w:ind w:left="0"/>
          </w:pPr>
        </w:pPrChange>
      </w:pPr>
    </w:p>
    <w:p w14:paraId="6CBDF154" w14:textId="3F53C44B" w:rsidR="003F0853" w:rsidDel="00F46A58" w:rsidRDefault="003F0853">
      <w:pPr>
        <w:keepNext/>
        <w:pageBreakBefore/>
        <w:numPr>
          <w:ilvl w:val="0"/>
          <w:numId w:val="3"/>
        </w:numPr>
        <w:spacing w:before="240" w:after="240"/>
        <w:ind w:left="431" w:right="720" w:hanging="431"/>
        <w:outlineLvl w:val="0"/>
        <w:rPr>
          <w:del w:id="1488" w:author="Dick" w:date="2019-07-08T09:24:00Z"/>
          <w:rFonts w:ascii="Calibri" w:hAnsi="Calibri"/>
          <w:noProof/>
          <w:lang w:val="en-ZA" w:eastAsia="en-ZA"/>
        </w:rPr>
        <w:pPrChange w:id="1489" w:author="Dick" w:date="2019-07-08T09:24:00Z">
          <w:pPr>
            <w:ind w:left="0"/>
          </w:pPr>
        </w:pPrChange>
      </w:pPr>
      <w:del w:id="1490" w:author="Dick" w:date="2019-07-08T09:24:00Z">
        <w:r w:rsidDel="00F46A58">
          <w:rPr>
            <w:rFonts w:ascii="Calibri" w:hAnsi="Calibri"/>
            <w:noProof/>
          </w:rPr>
          <w:drawing>
            <wp:inline distT="0" distB="0" distL="0" distR="0" wp14:anchorId="54D77F5C" wp14:editId="6A3DBD1E">
              <wp:extent cx="5762625" cy="5010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del>
    </w:p>
    <w:p w14:paraId="4DE01269" w14:textId="0B9E3AD4" w:rsidR="003F0853" w:rsidDel="00F46A58" w:rsidRDefault="003F0853">
      <w:pPr>
        <w:keepNext/>
        <w:pageBreakBefore/>
        <w:numPr>
          <w:ilvl w:val="0"/>
          <w:numId w:val="3"/>
        </w:numPr>
        <w:spacing w:before="240" w:after="240"/>
        <w:ind w:left="431" w:right="720" w:hanging="431"/>
        <w:outlineLvl w:val="0"/>
        <w:rPr>
          <w:del w:id="1491" w:author="Dick" w:date="2019-07-08T09:24:00Z"/>
          <w:rFonts w:ascii="Calibri" w:hAnsi="Calibri"/>
          <w:noProof/>
          <w:lang w:val="en-ZA" w:eastAsia="en-ZA"/>
        </w:rPr>
        <w:pPrChange w:id="1492" w:author="Dick" w:date="2019-07-08T09:24:00Z">
          <w:pPr>
            <w:ind w:left="0"/>
          </w:pPr>
        </w:pPrChange>
      </w:pPr>
    </w:p>
    <w:p w14:paraId="282F1964" w14:textId="1E50E9AD" w:rsidR="003F0853" w:rsidDel="00F46A58" w:rsidRDefault="003F0853">
      <w:pPr>
        <w:keepNext/>
        <w:pageBreakBefore/>
        <w:numPr>
          <w:ilvl w:val="0"/>
          <w:numId w:val="3"/>
        </w:numPr>
        <w:spacing w:before="240" w:after="240"/>
        <w:ind w:left="431" w:right="720" w:hanging="431"/>
        <w:outlineLvl w:val="0"/>
        <w:rPr>
          <w:del w:id="1493" w:author="Dick" w:date="2019-07-08T09:24:00Z"/>
          <w:rFonts w:ascii="Calibri" w:hAnsi="Calibri"/>
          <w:noProof/>
          <w:lang w:val="en-ZA" w:eastAsia="en-ZA"/>
        </w:rPr>
        <w:pPrChange w:id="1494" w:author="Dick" w:date="2019-07-08T09:24:00Z">
          <w:pPr>
            <w:ind w:left="0"/>
          </w:pPr>
        </w:pPrChange>
      </w:pPr>
      <w:del w:id="1495" w:author="Dick" w:date="2019-07-08T09:24:00Z">
        <w:r w:rsidDel="00F46A58">
          <w:rPr>
            <w:rFonts w:ascii="Calibri" w:hAnsi="Calibri"/>
            <w:noProof/>
            <w:lang w:val="en-ZA" w:eastAsia="en-ZA"/>
          </w:rPr>
          <w:delText xml:space="preserve">If you </w:delText>
        </w:r>
        <w:r w:rsidRPr="003F0853" w:rsidDel="00F46A58">
          <w:rPr>
            <w:rFonts w:ascii="Calibri" w:hAnsi="Calibri"/>
            <w:b/>
            <w:noProof/>
            <w:lang w:val="en-ZA" w:eastAsia="en-ZA"/>
          </w:rPr>
          <w:delText>hover</w:delText>
        </w:r>
        <w:r w:rsidDel="00F46A58">
          <w:rPr>
            <w:rFonts w:ascii="Calibri" w:hAnsi="Calibri"/>
            <w:noProof/>
            <w:lang w:val="en-ZA" w:eastAsia="en-ZA"/>
          </w:rPr>
          <w:delText xml:space="preserve"> your cursor above a variable, the contents of the variable are displayed in a panel.</w:delText>
        </w:r>
      </w:del>
    </w:p>
    <w:p w14:paraId="31EDE39A" w14:textId="21215BE1" w:rsidR="003F0853" w:rsidDel="00F46A58" w:rsidRDefault="003F0853">
      <w:pPr>
        <w:keepNext/>
        <w:pageBreakBefore/>
        <w:numPr>
          <w:ilvl w:val="0"/>
          <w:numId w:val="3"/>
        </w:numPr>
        <w:spacing w:before="240" w:after="240"/>
        <w:ind w:left="431" w:right="720" w:hanging="431"/>
        <w:outlineLvl w:val="0"/>
        <w:rPr>
          <w:del w:id="1496" w:author="Dick" w:date="2019-07-08T09:24:00Z"/>
          <w:rFonts w:ascii="Calibri" w:hAnsi="Calibri"/>
          <w:noProof/>
          <w:lang w:val="en-ZA" w:eastAsia="en-ZA"/>
        </w:rPr>
        <w:pPrChange w:id="1497" w:author="Dick" w:date="2019-07-08T09:24:00Z">
          <w:pPr>
            <w:ind w:left="0"/>
          </w:pPr>
        </w:pPrChange>
      </w:pPr>
    </w:p>
    <w:p w14:paraId="0E414F5C" w14:textId="17CE8BE6" w:rsidR="00AF7AF2" w:rsidDel="00F46A58" w:rsidRDefault="00AF7AF2">
      <w:pPr>
        <w:keepNext/>
        <w:pageBreakBefore/>
        <w:numPr>
          <w:ilvl w:val="0"/>
          <w:numId w:val="3"/>
        </w:numPr>
        <w:spacing w:before="240" w:after="240"/>
        <w:ind w:left="431" w:right="720" w:hanging="431"/>
        <w:outlineLvl w:val="0"/>
        <w:rPr>
          <w:del w:id="1498" w:author="Dick" w:date="2019-07-08T09:24:00Z"/>
          <w:rFonts w:ascii="Calibri" w:hAnsi="Calibri"/>
          <w:noProof/>
          <w:lang w:val="en-ZA" w:eastAsia="en-ZA"/>
        </w:rPr>
        <w:pPrChange w:id="1499" w:author="Dick" w:date="2019-07-08T09:24:00Z">
          <w:pPr>
            <w:ind w:left="0"/>
          </w:pPr>
        </w:pPrChange>
      </w:pPr>
    </w:p>
    <w:p w14:paraId="7A8E29AD" w14:textId="69D9C321" w:rsidR="00AF7AF2" w:rsidDel="00F46A58" w:rsidRDefault="00AF7AF2">
      <w:pPr>
        <w:keepNext/>
        <w:pageBreakBefore/>
        <w:numPr>
          <w:ilvl w:val="0"/>
          <w:numId w:val="3"/>
        </w:numPr>
        <w:spacing w:before="240" w:after="240"/>
        <w:ind w:left="431" w:right="720" w:hanging="431"/>
        <w:outlineLvl w:val="0"/>
        <w:rPr>
          <w:del w:id="1500" w:author="Dick" w:date="2019-07-08T09:24:00Z"/>
          <w:rFonts w:ascii="Calibri" w:hAnsi="Calibri"/>
          <w:noProof/>
          <w:lang w:val="en-ZA" w:eastAsia="en-ZA"/>
        </w:rPr>
        <w:pPrChange w:id="1501" w:author="Dick" w:date="2019-07-08T09:24:00Z">
          <w:pPr>
            <w:ind w:left="0"/>
          </w:pPr>
        </w:pPrChange>
      </w:pPr>
    </w:p>
    <w:p w14:paraId="3AE1C6F6" w14:textId="621FBB41" w:rsidR="00AF7AF2" w:rsidDel="00F46A58" w:rsidRDefault="00AF7AF2">
      <w:pPr>
        <w:keepNext/>
        <w:pageBreakBefore/>
        <w:numPr>
          <w:ilvl w:val="0"/>
          <w:numId w:val="3"/>
        </w:numPr>
        <w:spacing w:before="240" w:after="240"/>
        <w:ind w:left="431" w:right="720" w:hanging="431"/>
        <w:outlineLvl w:val="0"/>
        <w:rPr>
          <w:del w:id="1502" w:author="Dick" w:date="2019-07-08T09:24:00Z"/>
          <w:rFonts w:ascii="Calibri" w:hAnsi="Calibri"/>
          <w:noProof/>
          <w:lang w:val="en-ZA" w:eastAsia="en-ZA"/>
        </w:rPr>
        <w:pPrChange w:id="1503" w:author="Dick" w:date="2019-07-08T09:24:00Z">
          <w:pPr>
            <w:ind w:left="0"/>
          </w:pPr>
        </w:pPrChange>
      </w:pPr>
    </w:p>
    <w:p w14:paraId="029AA19D" w14:textId="765F8686" w:rsidR="00AF7AF2" w:rsidDel="00F46A58" w:rsidRDefault="00AF7AF2">
      <w:pPr>
        <w:keepNext/>
        <w:pageBreakBefore/>
        <w:numPr>
          <w:ilvl w:val="0"/>
          <w:numId w:val="3"/>
        </w:numPr>
        <w:spacing w:before="240" w:after="240"/>
        <w:ind w:left="431" w:right="720" w:hanging="431"/>
        <w:outlineLvl w:val="0"/>
        <w:rPr>
          <w:del w:id="1504" w:author="Dick" w:date="2019-07-08T09:24:00Z"/>
          <w:rFonts w:ascii="Calibri" w:hAnsi="Calibri"/>
          <w:noProof/>
          <w:lang w:val="en-ZA" w:eastAsia="en-ZA"/>
        </w:rPr>
        <w:pPrChange w:id="1505" w:author="Dick" w:date="2019-07-08T09:24:00Z">
          <w:pPr>
            <w:ind w:left="0"/>
          </w:pPr>
        </w:pPrChange>
      </w:pPr>
    </w:p>
    <w:p w14:paraId="0136BA23" w14:textId="49B8C1AF" w:rsidR="00AF7AF2" w:rsidDel="00F46A58" w:rsidRDefault="00AF7AF2">
      <w:pPr>
        <w:keepNext/>
        <w:pageBreakBefore/>
        <w:numPr>
          <w:ilvl w:val="0"/>
          <w:numId w:val="3"/>
        </w:numPr>
        <w:spacing w:before="240" w:after="240"/>
        <w:ind w:left="431" w:right="720" w:hanging="431"/>
        <w:outlineLvl w:val="0"/>
        <w:rPr>
          <w:del w:id="1506" w:author="Dick" w:date="2019-07-08T09:24:00Z"/>
          <w:rFonts w:ascii="Calibri" w:hAnsi="Calibri"/>
          <w:noProof/>
          <w:lang w:val="en-ZA" w:eastAsia="en-ZA"/>
        </w:rPr>
        <w:pPrChange w:id="1507" w:author="Dick" w:date="2019-07-08T09:24:00Z">
          <w:pPr>
            <w:ind w:left="0"/>
          </w:pPr>
        </w:pPrChange>
      </w:pPr>
    </w:p>
    <w:p w14:paraId="2B8F89BD" w14:textId="10D100AA" w:rsidR="003F0853" w:rsidDel="00F46A58" w:rsidRDefault="003F0853">
      <w:pPr>
        <w:keepNext/>
        <w:pageBreakBefore/>
        <w:numPr>
          <w:ilvl w:val="0"/>
          <w:numId w:val="3"/>
        </w:numPr>
        <w:spacing w:before="240" w:after="240"/>
        <w:ind w:left="431" w:right="720" w:hanging="431"/>
        <w:outlineLvl w:val="0"/>
        <w:rPr>
          <w:del w:id="1508" w:author="Dick" w:date="2019-07-08T09:24:00Z"/>
          <w:rFonts w:ascii="Calibri" w:hAnsi="Calibri"/>
          <w:noProof/>
          <w:lang w:val="en-ZA" w:eastAsia="en-ZA"/>
        </w:rPr>
        <w:pPrChange w:id="1509" w:author="Dick" w:date="2019-07-08T09:24:00Z">
          <w:pPr>
            <w:ind w:left="0"/>
          </w:pPr>
        </w:pPrChange>
      </w:pPr>
      <w:del w:id="1510" w:author="Dick" w:date="2019-07-08T09:24:00Z">
        <w:r w:rsidDel="00F46A58">
          <w:rPr>
            <w:rFonts w:ascii="Calibri" w:hAnsi="Calibri"/>
            <w:noProof/>
            <w:lang w:val="en-ZA" w:eastAsia="en-ZA"/>
          </w:rPr>
          <w:delText>A list of all variables and their contents are</w:delText>
        </w:r>
        <w:r w:rsidR="00AF7AF2" w:rsidDel="00F46A58">
          <w:rPr>
            <w:rFonts w:ascii="Calibri" w:hAnsi="Calibri"/>
            <w:noProof/>
            <w:lang w:val="en-ZA" w:eastAsia="en-ZA"/>
          </w:rPr>
          <w:delText xml:space="preserve"> displayed in the Variables pane on the left hand side:</w:delText>
        </w:r>
      </w:del>
    </w:p>
    <w:p w14:paraId="3CA3EAE6" w14:textId="3D133181" w:rsidR="00AF7AF2" w:rsidDel="00F46A58" w:rsidRDefault="00AF7AF2">
      <w:pPr>
        <w:keepNext/>
        <w:pageBreakBefore/>
        <w:numPr>
          <w:ilvl w:val="0"/>
          <w:numId w:val="3"/>
        </w:numPr>
        <w:spacing w:before="240" w:after="240"/>
        <w:ind w:left="431" w:right="720" w:hanging="431"/>
        <w:outlineLvl w:val="0"/>
        <w:rPr>
          <w:del w:id="1511" w:author="Dick" w:date="2019-07-08T09:24:00Z"/>
          <w:rFonts w:ascii="Calibri" w:hAnsi="Calibri"/>
          <w:noProof/>
          <w:lang w:val="en-ZA" w:eastAsia="en-ZA"/>
        </w:rPr>
        <w:pPrChange w:id="1512" w:author="Dick" w:date="2019-07-08T09:24:00Z">
          <w:pPr>
            <w:ind w:left="0"/>
          </w:pPr>
        </w:pPrChange>
      </w:pPr>
    </w:p>
    <w:p w14:paraId="77775F0B" w14:textId="5D8465CC" w:rsidR="00AF7AF2" w:rsidDel="00F46A58" w:rsidRDefault="00AF7AF2">
      <w:pPr>
        <w:keepNext/>
        <w:pageBreakBefore/>
        <w:numPr>
          <w:ilvl w:val="0"/>
          <w:numId w:val="3"/>
        </w:numPr>
        <w:spacing w:before="240" w:after="240"/>
        <w:ind w:left="431" w:right="720" w:hanging="431"/>
        <w:outlineLvl w:val="0"/>
        <w:rPr>
          <w:del w:id="1513" w:author="Dick" w:date="2019-07-08T09:24:00Z"/>
          <w:rFonts w:ascii="Calibri" w:hAnsi="Calibri"/>
          <w:noProof/>
          <w:lang w:val="en-ZA" w:eastAsia="en-ZA"/>
        </w:rPr>
        <w:pPrChange w:id="1514" w:author="Dick" w:date="2019-07-08T09:24:00Z">
          <w:pPr>
            <w:ind w:left="0"/>
          </w:pPr>
        </w:pPrChange>
      </w:pPr>
      <w:del w:id="1515" w:author="Dick" w:date="2019-07-08T09:24:00Z">
        <w:r w:rsidDel="00F46A58">
          <w:rPr>
            <w:rFonts w:ascii="Calibri" w:hAnsi="Calibri"/>
            <w:noProof/>
          </w:rPr>
          <w:drawing>
            <wp:inline distT="0" distB="0" distL="0" distR="0" wp14:anchorId="5D8D19CA" wp14:editId="092337D2">
              <wp:extent cx="265176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1760" cy="2743200"/>
                      </a:xfrm>
                      <a:prstGeom prst="rect">
                        <a:avLst/>
                      </a:prstGeom>
                      <a:noFill/>
                      <a:ln>
                        <a:noFill/>
                      </a:ln>
                    </pic:spPr>
                  </pic:pic>
                </a:graphicData>
              </a:graphic>
            </wp:inline>
          </w:drawing>
        </w:r>
      </w:del>
    </w:p>
    <w:p w14:paraId="3986174B" w14:textId="3B423826" w:rsidR="00AF7AF2" w:rsidDel="00F46A58" w:rsidRDefault="00AF7AF2">
      <w:pPr>
        <w:keepNext/>
        <w:pageBreakBefore/>
        <w:numPr>
          <w:ilvl w:val="0"/>
          <w:numId w:val="3"/>
        </w:numPr>
        <w:spacing w:before="240" w:after="240"/>
        <w:ind w:left="431" w:right="720" w:hanging="431"/>
        <w:outlineLvl w:val="0"/>
        <w:rPr>
          <w:del w:id="1516" w:author="Dick" w:date="2019-07-08T09:24:00Z"/>
          <w:rFonts w:ascii="Calibri" w:hAnsi="Calibri"/>
          <w:noProof/>
          <w:lang w:val="en-ZA" w:eastAsia="en-ZA"/>
        </w:rPr>
        <w:pPrChange w:id="1517" w:author="Dick" w:date="2019-07-08T09:24:00Z">
          <w:pPr>
            <w:ind w:left="0"/>
          </w:pPr>
        </w:pPrChange>
      </w:pPr>
    </w:p>
    <w:p w14:paraId="68385A1B" w14:textId="60E51907" w:rsidR="00AF7AF2" w:rsidDel="00F46A58" w:rsidRDefault="00AF7AF2">
      <w:pPr>
        <w:keepNext/>
        <w:pageBreakBefore/>
        <w:numPr>
          <w:ilvl w:val="0"/>
          <w:numId w:val="3"/>
        </w:numPr>
        <w:spacing w:before="240" w:after="240"/>
        <w:ind w:left="431" w:right="720" w:hanging="431"/>
        <w:outlineLvl w:val="0"/>
        <w:rPr>
          <w:del w:id="1518" w:author="Dick" w:date="2019-07-08T09:24:00Z"/>
          <w:rFonts w:ascii="Calibri" w:hAnsi="Calibri"/>
          <w:noProof/>
          <w:lang w:val="en-ZA" w:eastAsia="en-ZA"/>
        </w:rPr>
        <w:pPrChange w:id="1519" w:author="Dick" w:date="2019-07-08T09:24:00Z">
          <w:pPr>
            <w:ind w:left="0"/>
          </w:pPr>
        </w:pPrChange>
      </w:pPr>
      <w:del w:id="1520" w:author="Dick" w:date="2019-07-08T09:24:00Z">
        <w:r w:rsidDel="00F46A58">
          <w:rPr>
            <w:rFonts w:ascii="Calibri" w:hAnsi="Calibri"/>
            <w:noProof/>
            <w:lang w:val="en-ZA" w:eastAsia="en-ZA"/>
          </w:rPr>
          <w:delText>These values are automatically updated as you step through your code.</w:delText>
        </w:r>
      </w:del>
    </w:p>
    <w:p w14:paraId="54E5B10C" w14:textId="4FFE1502" w:rsidR="00AF7AF2" w:rsidDel="00F46A58" w:rsidRDefault="00AF7AF2">
      <w:pPr>
        <w:keepNext/>
        <w:pageBreakBefore/>
        <w:numPr>
          <w:ilvl w:val="0"/>
          <w:numId w:val="3"/>
        </w:numPr>
        <w:spacing w:before="240" w:after="240"/>
        <w:ind w:left="431" w:right="720" w:hanging="431"/>
        <w:outlineLvl w:val="0"/>
        <w:rPr>
          <w:del w:id="1521" w:author="Dick" w:date="2019-07-08T09:24:00Z"/>
          <w:rFonts w:ascii="Calibri" w:hAnsi="Calibri"/>
          <w:noProof/>
          <w:lang w:val="en-ZA" w:eastAsia="en-ZA"/>
        </w:rPr>
        <w:pPrChange w:id="1522" w:author="Dick" w:date="2019-07-08T09:24:00Z">
          <w:pPr>
            <w:ind w:left="0"/>
          </w:pPr>
        </w:pPrChange>
      </w:pPr>
    </w:p>
    <w:p w14:paraId="0AC60123" w14:textId="7105BD6C" w:rsidR="00AF7AF2" w:rsidDel="00F46A58" w:rsidRDefault="00AF7AF2">
      <w:pPr>
        <w:keepNext/>
        <w:pageBreakBefore/>
        <w:numPr>
          <w:ilvl w:val="0"/>
          <w:numId w:val="3"/>
        </w:numPr>
        <w:spacing w:before="240" w:after="240"/>
        <w:ind w:left="431" w:right="720" w:hanging="431"/>
        <w:outlineLvl w:val="0"/>
        <w:rPr>
          <w:del w:id="1523" w:author="Dick" w:date="2019-07-08T09:24:00Z"/>
          <w:rFonts w:ascii="Arial" w:hAnsi="Arial"/>
          <w:b/>
          <w:noProof/>
          <w:sz w:val="28"/>
          <w:lang w:val="en-ZA" w:eastAsia="en-ZA"/>
        </w:rPr>
        <w:pPrChange w:id="1524" w:author="Dick" w:date="2019-07-08T09:24:00Z">
          <w:pPr>
            <w:spacing w:before="0"/>
            <w:ind w:left="0"/>
          </w:pPr>
        </w:pPrChange>
      </w:pPr>
      <w:del w:id="1525" w:author="Dick" w:date="2019-07-08T09:24:00Z">
        <w:r w:rsidDel="00F46A58">
          <w:rPr>
            <w:noProof/>
            <w:lang w:val="en-ZA" w:eastAsia="en-ZA"/>
          </w:rPr>
          <w:br w:type="page"/>
        </w:r>
      </w:del>
    </w:p>
    <w:p w14:paraId="69266524" w14:textId="2B89F402" w:rsidR="00AF7AF2" w:rsidDel="00F46A58" w:rsidRDefault="00AF7AF2">
      <w:pPr>
        <w:pStyle w:val="Heading2"/>
        <w:pageBreakBefore/>
        <w:numPr>
          <w:ilvl w:val="0"/>
          <w:numId w:val="3"/>
        </w:numPr>
        <w:spacing w:before="240"/>
        <w:ind w:left="431" w:right="720" w:hanging="431"/>
        <w:rPr>
          <w:del w:id="1526" w:author="Dick" w:date="2019-07-08T09:24:00Z"/>
          <w:noProof/>
          <w:lang w:val="en-ZA" w:eastAsia="en-ZA"/>
        </w:rPr>
        <w:pPrChange w:id="1527" w:author="Dick" w:date="2019-07-08T09:24:00Z">
          <w:pPr>
            <w:pStyle w:val="Heading2"/>
          </w:pPr>
        </w:pPrChange>
      </w:pPr>
      <w:bookmarkStart w:id="1528" w:name="_Toc13454206"/>
      <w:del w:id="1529" w:author="Dick" w:date="2019-07-08T09:24:00Z">
        <w:r w:rsidDel="00F46A58">
          <w:rPr>
            <w:noProof/>
            <w:lang w:val="en-ZA" w:eastAsia="en-ZA"/>
          </w:rPr>
          <w:delText>Call Stack</w:delText>
        </w:r>
        <w:bookmarkEnd w:id="1528"/>
      </w:del>
    </w:p>
    <w:p w14:paraId="01031696" w14:textId="6662B44F" w:rsidR="00AF7AF2" w:rsidDel="00F46A58" w:rsidRDefault="00AF7AF2">
      <w:pPr>
        <w:keepNext/>
        <w:pageBreakBefore/>
        <w:numPr>
          <w:ilvl w:val="0"/>
          <w:numId w:val="3"/>
        </w:numPr>
        <w:spacing w:before="240" w:after="240"/>
        <w:ind w:left="431" w:right="720" w:hanging="431"/>
        <w:outlineLvl w:val="0"/>
        <w:rPr>
          <w:del w:id="1530" w:author="Dick" w:date="2019-07-08T09:24:00Z"/>
          <w:rFonts w:ascii="Calibri" w:hAnsi="Calibri"/>
          <w:noProof/>
          <w:lang w:val="en-ZA" w:eastAsia="en-ZA"/>
        </w:rPr>
        <w:pPrChange w:id="1531" w:author="Dick" w:date="2019-07-08T09:24:00Z">
          <w:pPr>
            <w:ind w:left="0"/>
          </w:pPr>
        </w:pPrChange>
      </w:pPr>
    </w:p>
    <w:p w14:paraId="6E86194F" w14:textId="3070CC32" w:rsidR="00AF7AF2" w:rsidDel="00F46A58" w:rsidRDefault="00AF7AF2">
      <w:pPr>
        <w:keepNext/>
        <w:pageBreakBefore/>
        <w:numPr>
          <w:ilvl w:val="0"/>
          <w:numId w:val="3"/>
        </w:numPr>
        <w:spacing w:before="240" w:after="240"/>
        <w:ind w:left="431" w:right="720" w:hanging="431"/>
        <w:outlineLvl w:val="0"/>
        <w:rPr>
          <w:del w:id="1532" w:author="Dick" w:date="2019-07-08T09:24:00Z"/>
          <w:rFonts w:ascii="Calibri" w:hAnsi="Calibri"/>
          <w:noProof/>
          <w:lang w:val="en-ZA" w:eastAsia="en-ZA"/>
        </w:rPr>
        <w:pPrChange w:id="1533" w:author="Dick" w:date="2019-07-08T09:24:00Z">
          <w:pPr>
            <w:ind w:left="0"/>
          </w:pPr>
        </w:pPrChange>
      </w:pPr>
      <w:del w:id="1534" w:author="Dick" w:date="2019-07-08T09:24:00Z">
        <w:r w:rsidDel="00F46A58">
          <w:rPr>
            <w:rFonts w:ascii="Calibri" w:hAnsi="Calibri"/>
            <w:noProof/>
            <w:lang w:val="en-ZA" w:eastAsia="en-ZA"/>
          </w:rPr>
          <w:delText>The call stack is powerful deature of the MVON# debugger. It shows the trace of all the programs called and the line number that they were called on&gt;</w:delText>
        </w:r>
      </w:del>
    </w:p>
    <w:p w14:paraId="2985DAF8" w14:textId="72566C35" w:rsidR="00AF7AF2" w:rsidDel="00F46A58" w:rsidRDefault="00AF7AF2">
      <w:pPr>
        <w:keepNext/>
        <w:pageBreakBefore/>
        <w:numPr>
          <w:ilvl w:val="0"/>
          <w:numId w:val="3"/>
        </w:numPr>
        <w:spacing w:before="240" w:after="240"/>
        <w:ind w:left="431" w:right="720" w:hanging="431"/>
        <w:outlineLvl w:val="0"/>
        <w:rPr>
          <w:del w:id="1535" w:author="Dick" w:date="2019-07-08T09:24:00Z"/>
          <w:rFonts w:ascii="Calibri" w:hAnsi="Calibri"/>
          <w:noProof/>
          <w:lang w:val="en-ZA" w:eastAsia="en-ZA"/>
        </w:rPr>
        <w:pPrChange w:id="1536" w:author="Dick" w:date="2019-07-08T09:24:00Z">
          <w:pPr>
            <w:ind w:left="0"/>
          </w:pPr>
        </w:pPrChange>
      </w:pPr>
    </w:p>
    <w:p w14:paraId="0F2E376F" w14:textId="352FDAF6" w:rsidR="00AF7AF2" w:rsidDel="00F46A58" w:rsidRDefault="00AF7AF2">
      <w:pPr>
        <w:keepNext/>
        <w:pageBreakBefore/>
        <w:numPr>
          <w:ilvl w:val="0"/>
          <w:numId w:val="3"/>
        </w:numPr>
        <w:spacing w:before="240" w:after="240"/>
        <w:ind w:left="431" w:right="720" w:hanging="431"/>
        <w:outlineLvl w:val="0"/>
        <w:rPr>
          <w:del w:id="1537" w:author="Dick" w:date="2019-07-08T09:24:00Z"/>
          <w:rFonts w:ascii="Calibri" w:hAnsi="Calibri"/>
          <w:noProof/>
          <w:lang w:val="en-ZA" w:eastAsia="en-ZA"/>
        </w:rPr>
        <w:pPrChange w:id="1538" w:author="Dick" w:date="2019-07-08T09:24:00Z">
          <w:pPr>
            <w:ind w:left="0"/>
          </w:pPr>
        </w:pPrChange>
      </w:pPr>
      <w:del w:id="1539" w:author="Dick" w:date="2019-07-08T09:24:00Z">
        <w:r w:rsidDel="00F46A58">
          <w:rPr>
            <w:rFonts w:ascii="Calibri" w:hAnsi="Calibri"/>
            <w:noProof/>
          </w:rPr>
          <w:drawing>
            <wp:inline distT="0" distB="0" distL="0" distR="0" wp14:anchorId="27213A2C" wp14:editId="40C17D61">
              <wp:extent cx="5762625" cy="4829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noFill/>
                      </a:ln>
                    </pic:spPr>
                  </pic:pic>
                </a:graphicData>
              </a:graphic>
            </wp:inline>
          </w:drawing>
        </w:r>
      </w:del>
    </w:p>
    <w:p w14:paraId="7B1160E8" w14:textId="07EFF174" w:rsidR="00AF7AF2" w:rsidDel="00F46A58" w:rsidRDefault="00AF7AF2">
      <w:pPr>
        <w:keepNext/>
        <w:pageBreakBefore/>
        <w:numPr>
          <w:ilvl w:val="0"/>
          <w:numId w:val="3"/>
        </w:numPr>
        <w:spacing w:before="240" w:after="240"/>
        <w:ind w:left="431" w:right="720" w:hanging="431"/>
        <w:outlineLvl w:val="0"/>
        <w:rPr>
          <w:del w:id="1540" w:author="Dick" w:date="2019-07-08T09:24:00Z"/>
          <w:rFonts w:ascii="Calibri" w:hAnsi="Calibri"/>
          <w:noProof/>
          <w:lang w:val="en-ZA" w:eastAsia="en-ZA"/>
        </w:rPr>
        <w:pPrChange w:id="1541" w:author="Dick" w:date="2019-07-08T09:24:00Z">
          <w:pPr>
            <w:ind w:left="0"/>
          </w:pPr>
        </w:pPrChange>
      </w:pPr>
    </w:p>
    <w:p w14:paraId="64BF9E56" w14:textId="3442908F" w:rsidR="00AF7AF2" w:rsidDel="00F46A58" w:rsidRDefault="00AF7AF2">
      <w:pPr>
        <w:keepNext/>
        <w:pageBreakBefore/>
        <w:numPr>
          <w:ilvl w:val="0"/>
          <w:numId w:val="3"/>
        </w:numPr>
        <w:spacing w:before="240" w:after="240"/>
        <w:ind w:left="431" w:right="720" w:hanging="431"/>
        <w:outlineLvl w:val="0"/>
        <w:rPr>
          <w:del w:id="1542" w:author="Dick" w:date="2019-07-08T09:24:00Z"/>
          <w:rFonts w:ascii="Calibri" w:hAnsi="Calibri"/>
          <w:noProof/>
          <w:lang w:val="en-ZA" w:eastAsia="en-ZA"/>
        </w:rPr>
        <w:pPrChange w:id="1543" w:author="Dick" w:date="2019-07-08T09:24:00Z">
          <w:pPr>
            <w:ind w:left="0"/>
          </w:pPr>
        </w:pPrChange>
      </w:pPr>
      <w:del w:id="1544" w:author="Dick" w:date="2019-07-08T09:24:00Z">
        <w:r w:rsidDel="00F46A58">
          <w:rPr>
            <w:rFonts w:ascii="Calibri" w:hAnsi="Calibri"/>
            <w:noProof/>
            <w:lang w:val="en-ZA" w:eastAsia="en-ZA"/>
          </w:rPr>
          <w:delText>If no line number is displayed, the program was not compiled with the DEBUG flag.</w:delText>
        </w:r>
      </w:del>
    </w:p>
    <w:p w14:paraId="262A4566" w14:textId="78B086C7" w:rsidR="00AF7AF2" w:rsidDel="00F46A58" w:rsidRDefault="00AF7AF2">
      <w:pPr>
        <w:keepNext/>
        <w:pageBreakBefore/>
        <w:numPr>
          <w:ilvl w:val="0"/>
          <w:numId w:val="3"/>
        </w:numPr>
        <w:spacing w:before="240" w:after="240"/>
        <w:ind w:left="431" w:right="720" w:hanging="431"/>
        <w:outlineLvl w:val="0"/>
        <w:rPr>
          <w:del w:id="1545" w:author="Dick" w:date="2019-07-08T09:24:00Z"/>
          <w:rFonts w:ascii="Calibri" w:hAnsi="Calibri"/>
          <w:noProof/>
          <w:lang w:val="en-ZA" w:eastAsia="en-ZA"/>
        </w:rPr>
        <w:pPrChange w:id="1546" w:author="Dick" w:date="2019-07-08T09:24:00Z">
          <w:pPr>
            <w:ind w:left="0"/>
          </w:pPr>
        </w:pPrChange>
      </w:pPr>
    </w:p>
    <w:p w14:paraId="3EB53312" w14:textId="272F6F6A" w:rsidR="00AF7AF2" w:rsidDel="00F46A58" w:rsidRDefault="00AF7AF2">
      <w:pPr>
        <w:keepNext/>
        <w:pageBreakBefore/>
        <w:numPr>
          <w:ilvl w:val="0"/>
          <w:numId w:val="3"/>
        </w:numPr>
        <w:spacing w:before="240" w:after="240"/>
        <w:ind w:left="431" w:right="720" w:hanging="431"/>
        <w:outlineLvl w:val="0"/>
        <w:rPr>
          <w:del w:id="1547" w:author="Dick" w:date="2019-07-08T09:24:00Z"/>
          <w:rFonts w:ascii="Calibri" w:hAnsi="Calibri"/>
          <w:noProof/>
          <w:lang w:val="en-ZA" w:eastAsia="en-ZA"/>
        </w:rPr>
        <w:pPrChange w:id="1548" w:author="Dick" w:date="2019-07-08T09:24:00Z">
          <w:pPr>
            <w:ind w:left="0"/>
          </w:pPr>
        </w:pPrChange>
      </w:pPr>
    </w:p>
    <w:p w14:paraId="48750B49" w14:textId="61D1F75E" w:rsidR="00AF7AF2" w:rsidDel="00F46A58" w:rsidRDefault="00AF7AF2">
      <w:pPr>
        <w:keepNext/>
        <w:pageBreakBefore/>
        <w:numPr>
          <w:ilvl w:val="0"/>
          <w:numId w:val="3"/>
        </w:numPr>
        <w:spacing w:before="240" w:after="240"/>
        <w:ind w:left="431" w:right="720" w:hanging="431"/>
        <w:outlineLvl w:val="0"/>
        <w:rPr>
          <w:del w:id="1549" w:author="Dick" w:date="2019-07-08T09:24:00Z"/>
          <w:rFonts w:ascii="Calibri" w:hAnsi="Calibri"/>
          <w:noProof/>
          <w:lang w:val="en-ZA" w:eastAsia="en-ZA"/>
        </w:rPr>
        <w:pPrChange w:id="1550" w:author="Dick" w:date="2019-07-08T09:24:00Z">
          <w:pPr>
            <w:ind w:left="0"/>
          </w:pPr>
        </w:pPrChange>
      </w:pPr>
    </w:p>
    <w:p w14:paraId="4D3ECFE0" w14:textId="4F0BC463" w:rsidR="00AF7AF2" w:rsidDel="00F46A58" w:rsidRDefault="00AF7AF2">
      <w:pPr>
        <w:keepNext/>
        <w:pageBreakBefore/>
        <w:numPr>
          <w:ilvl w:val="0"/>
          <w:numId w:val="3"/>
        </w:numPr>
        <w:spacing w:before="240" w:after="240"/>
        <w:ind w:left="431" w:right="720" w:hanging="431"/>
        <w:outlineLvl w:val="0"/>
        <w:rPr>
          <w:del w:id="1551" w:author="Dick" w:date="2019-07-08T09:24:00Z"/>
          <w:rFonts w:ascii="Calibri" w:hAnsi="Calibri"/>
          <w:noProof/>
          <w:lang w:val="en-ZA" w:eastAsia="en-ZA"/>
        </w:rPr>
        <w:pPrChange w:id="1552" w:author="Dick" w:date="2019-07-08T09:24:00Z">
          <w:pPr>
            <w:ind w:left="0"/>
          </w:pPr>
        </w:pPrChange>
      </w:pPr>
    </w:p>
    <w:p w14:paraId="7DB9B4D7" w14:textId="1179F1BE" w:rsidR="00AF7AF2" w:rsidDel="00F46A58" w:rsidRDefault="00AF7AF2">
      <w:pPr>
        <w:keepNext/>
        <w:pageBreakBefore/>
        <w:numPr>
          <w:ilvl w:val="0"/>
          <w:numId w:val="3"/>
        </w:numPr>
        <w:spacing w:before="240" w:after="240"/>
        <w:ind w:left="431" w:right="720" w:hanging="431"/>
        <w:outlineLvl w:val="0"/>
        <w:rPr>
          <w:del w:id="1553" w:author="Dick" w:date="2019-07-08T09:24:00Z"/>
          <w:rFonts w:ascii="Calibri" w:hAnsi="Calibri"/>
          <w:noProof/>
          <w:lang w:val="en-ZA" w:eastAsia="en-ZA"/>
        </w:rPr>
        <w:pPrChange w:id="1554" w:author="Dick" w:date="2019-07-08T09:24:00Z">
          <w:pPr>
            <w:ind w:left="0"/>
          </w:pPr>
        </w:pPrChange>
      </w:pPr>
    </w:p>
    <w:p w14:paraId="585B8E98" w14:textId="0E3BCF75" w:rsidR="00AF7AF2" w:rsidDel="00F46A58" w:rsidRDefault="00AF7AF2">
      <w:pPr>
        <w:keepNext/>
        <w:pageBreakBefore/>
        <w:numPr>
          <w:ilvl w:val="0"/>
          <w:numId w:val="3"/>
        </w:numPr>
        <w:spacing w:before="240" w:after="240"/>
        <w:ind w:left="431" w:right="720" w:hanging="431"/>
        <w:outlineLvl w:val="0"/>
        <w:rPr>
          <w:del w:id="1555" w:author="Dick" w:date="2019-07-08T09:24:00Z"/>
          <w:rFonts w:ascii="Calibri" w:hAnsi="Calibri"/>
          <w:noProof/>
          <w:lang w:val="en-ZA" w:eastAsia="en-ZA"/>
        </w:rPr>
        <w:pPrChange w:id="1556" w:author="Dick" w:date="2019-07-08T09:24:00Z">
          <w:pPr>
            <w:ind w:left="0"/>
          </w:pPr>
        </w:pPrChange>
      </w:pPr>
    </w:p>
    <w:p w14:paraId="4B7A4C0A" w14:textId="27926F48" w:rsidR="00AF7AF2" w:rsidDel="00F46A58" w:rsidRDefault="00AF7AF2">
      <w:pPr>
        <w:keepNext/>
        <w:pageBreakBefore/>
        <w:numPr>
          <w:ilvl w:val="0"/>
          <w:numId w:val="3"/>
        </w:numPr>
        <w:spacing w:before="240" w:after="240"/>
        <w:ind w:left="431" w:right="720" w:hanging="431"/>
        <w:outlineLvl w:val="0"/>
        <w:rPr>
          <w:del w:id="1557" w:author="Dick" w:date="2019-07-08T09:24:00Z"/>
          <w:rFonts w:ascii="Calibri" w:hAnsi="Calibri"/>
          <w:noProof/>
          <w:lang w:val="en-ZA" w:eastAsia="en-ZA"/>
        </w:rPr>
        <w:pPrChange w:id="1558" w:author="Dick" w:date="2019-07-08T09:24:00Z">
          <w:pPr>
            <w:ind w:left="0"/>
          </w:pPr>
        </w:pPrChange>
      </w:pPr>
    </w:p>
    <w:p w14:paraId="2DC3E7E9" w14:textId="37C3E457" w:rsidR="00AF7AF2" w:rsidDel="00F46A58" w:rsidRDefault="00AF7AF2">
      <w:pPr>
        <w:keepNext/>
        <w:pageBreakBefore/>
        <w:numPr>
          <w:ilvl w:val="0"/>
          <w:numId w:val="3"/>
        </w:numPr>
        <w:spacing w:before="240" w:after="240"/>
        <w:ind w:left="431" w:right="720" w:hanging="431"/>
        <w:outlineLvl w:val="0"/>
        <w:rPr>
          <w:del w:id="1559" w:author="Dick" w:date="2019-07-08T09:24:00Z"/>
          <w:rFonts w:ascii="Calibri" w:hAnsi="Calibri"/>
          <w:noProof/>
          <w:lang w:val="en-ZA" w:eastAsia="en-ZA"/>
        </w:rPr>
        <w:pPrChange w:id="1560" w:author="Dick" w:date="2019-07-08T09:24:00Z">
          <w:pPr>
            <w:ind w:left="0"/>
          </w:pPr>
        </w:pPrChange>
      </w:pPr>
    </w:p>
    <w:p w14:paraId="4FA4AC09" w14:textId="58EB4417" w:rsidR="00AF7AF2" w:rsidDel="00F46A58" w:rsidRDefault="00AF7AF2">
      <w:pPr>
        <w:keepNext/>
        <w:pageBreakBefore/>
        <w:numPr>
          <w:ilvl w:val="0"/>
          <w:numId w:val="3"/>
        </w:numPr>
        <w:spacing w:before="240" w:after="240"/>
        <w:ind w:left="431" w:right="720" w:hanging="431"/>
        <w:outlineLvl w:val="0"/>
        <w:rPr>
          <w:del w:id="1561" w:author="Dick" w:date="2019-07-08T09:24:00Z"/>
          <w:rFonts w:ascii="Calibri" w:hAnsi="Calibri"/>
          <w:noProof/>
          <w:lang w:val="en-ZA" w:eastAsia="en-ZA"/>
        </w:rPr>
        <w:pPrChange w:id="1562" w:author="Dick" w:date="2019-07-08T09:24:00Z">
          <w:pPr>
            <w:ind w:left="0"/>
          </w:pPr>
        </w:pPrChange>
      </w:pPr>
      <w:del w:id="1563" w:author="Dick" w:date="2019-07-08T09:24:00Z">
        <w:r w:rsidDel="00F46A58">
          <w:rPr>
            <w:rFonts w:ascii="Calibri" w:hAnsi="Calibri"/>
            <w:noProof/>
            <w:lang w:val="en-ZA" w:eastAsia="en-ZA"/>
          </w:rPr>
          <w:delText>The call stack is interactive and if you select an entry from the call stack, the editor automatically loads the program and shows you the line where the program was called from</w:delText>
        </w:r>
      </w:del>
    </w:p>
    <w:p w14:paraId="7B68BFAA" w14:textId="54A01300" w:rsidR="00AF7AF2" w:rsidDel="00F46A58" w:rsidRDefault="00AF7AF2">
      <w:pPr>
        <w:keepNext/>
        <w:pageBreakBefore/>
        <w:numPr>
          <w:ilvl w:val="0"/>
          <w:numId w:val="3"/>
        </w:numPr>
        <w:spacing w:before="240" w:after="240"/>
        <w:ind w:left="431" w:right="720" w:hanging="431"/>
        <w:outlineLvl w:val="0"/>
        <w:rPr>
          <w:del w:id="1564" w:author="Dick" w:date="2019-07-08T09:24:00Z"/>
          <w:rFonts w:ascii="Calibri" w:hAnsi="Calibri"/>
          <w:noProof/>
          <w:lang w:val="en-ZA" w:eastAsia="en-ZA"/>
        </w:rPr>
        <w:pPrChange w:id="1565" w:author="Dick" w:date="2019-07-08T09:24:00Z">
          <w:pPr>
            <w:ind w:left="0"/>
          </w:pPr>
        </w:pPrChange>
      </w:pPr>
    </w:p>
    <w:p w14:paraId="7C8DDA42" w14:textId="0EEE13E7" w:rsidR="00AF7AF2" w:rsidDel="00F46A58" w:rsidRDefault="00AF7AF2">
      <w:pPr>
        <w:keepNext/>
        <w:pageBreakBefore/>
        <w:numPr>
          <w:ilvl w:val="0"/>
          <w:numId w:val="3"/>
        </w:numPr>
        <w:spacing w:before="240" w:after="240"/>
        <w:ind w:left="431" w:right="720" w:hanging="431"/>
        <w:outlineLvl w:val="0"/>
        <w:rPr>
          <w:del w:id="1566" w:author="Dick" w:date="2019-07-08T09:24:00Z"/>
          <w:rFonts w:ascii="Calibri" w:hAnsi="Calibri"/>
          <w:noProof/>
          <w:lang w:val="en-ZA" w:eastAsia="en-ZA"/>
        </w:rPr>
        <w:pPrChange w:id="1567" w:author="Dick" w:date="2019-07-08T09:24:00Z">
          <w:pPr>
            <w:ind w:left="0"/>
          </w:pPr>
        </w:pPrChange>
      </w:pPr>
      <w:del w:id="1568" w:author="Dick" w:date="2019-07-08T09:24:00Z">
        <w:r w:rsidDel="00F46A58">
          <w:rPr>
            <w:rFonts w:ascii="Calibri" w:hAnsi="Calibri"/>
            <w:noProof/>
          </w:rPr>
          <w:drawing>
            <wp:inline distT="0" distB="0" distL="0" distR="0" wp14:anchorId="59F3D272" wp14:editId="79DD41F1">
              <wp:extent cx="5762625" cy="5010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5010150"/>
                      </a:xfrm>
                      <a:prstGeom prst="rect">
                        <a:avLst/>
                      </a:prstGeom>
                      <a:noFill/>
                      <a:ln>
                        <a:noFill/>
                      </a:ln>
                    </pic:spPr>
                  </pic:pic>
                </a:graphicData>
              </a:graphic>
            </wp:inline>
          </w:drawing>
        </w:r>
      </w:del>
    </w:p>
    <w:p w14:paraId="68FB1FC4" w14:textId="5E7E2B34" w:rsidR="00AF7AF2" w:rsidDel="00F46A58" w:rsidRDefault="00AF7AF2">
      <w:pPr>
        <w:keepNext/>
        <w:pageBreakBefore/>
        <w:numPr>
          <w:ilvl w:val="0"/>
          <w:numId w:val="3"/>
        </w:numPr>
        <w:spacing w:before="240" w:after="240"/>
        <w:ind w:left="431" w:right="720" w:hanging="431"/>
        <w:outlineLvl w:val="0"/>
        <w:rPr>
          <w:del w:id="1569" w:author="Dick" w:date="2019-07-08T09:24:00Z"/>
          <w:rFonts w:ascii="Calibri" w:hAnsi="Calibri"/>
          <w:noProof/>
          <w:lang w:val="en-ZA" w:eastAsia="en-ZA"/>
        </w:rPr>
        <w:pPrChange w:id="1570" w:author="Dick" w:date="2019-07-08T09:24:00Z">
          <w:pPr>
            <w:ind w:left="0"/>
          </w:pPr>
        </w:pPrChange>
      </w:pPr>
    </w:p>
    <w:p w14:paraId="04FEA3E8" w14:textId="369CEB36" w:rsidR="00AF7AF2" w:rsidDel="00F46A58" w:rsidRDefault="00AF7AF2">
      <w:pPr>
        <w:keepNext/>
        <w:pageBreakBefore/>
        <w:numPr>
          <w:ilvl w:val="0"/>
          <w:numId w:val="3"/>
        </w:numPr>
        <w:spacing w:before="240" w:after="240"/>
        <w:ind w:left="431" w:right="720" w:hanging="431"/>
        <w:outlineLvl w:val="0"/>
        <w:rPr>
          <w:del w:id="1571" w:author="Dick" w:date="2019-07-08T09:24:00Z"/>
          <w:rFonts w:ascii="Calibri" w:hAnsi="Calibri"/>
          <w:noProof/>
          <w:lang w:val="en-ZA" w:eastAsia="en-ZA"/>
        </w:rPr>
        <w:pPrChange w:id="1572" w:author="Dick" w:date="2019-07-08T09:24:00Z">
          <w:pPr>
            <w:ind w:left="0"/>
          </w:pPr>
        </w:pPrChange>
      </w:pPr>
      <w:del w:id="1573" w:author="Dick" w:date="2019-07-08T09:24:00Z">
        <w:r w:rsidDel="00F46A58">
          <w:rPr>
            <w:rFonts w:ascii="Calibri" w:hAnsi="Calibri"/>
            <w:noProof/>
            <w:lang w:val="en-ZA" w:eastAsia="en-ZA"/>
          </w:rPr>
          <w:delText>All variable information for the entire call stack is passed to the debugger so you can interogate any variable in any of the programs in the call stack.</w:delText>
        </w:r>
      </w:del>
    </w:p>
    <w:p w14:paraId="37E2BEDE" w14:textId="1E2D7EED" w:rsidR="00860FB4" w:rsidDel="00F46A58" w:rsidRDefault="00860FB4">
      <w:pPr>
        <w:keepNext/>
        <w:pageBreakBefore/>
        <w:numPr>
          <w:ilvl w:val="0"/>
          <w:numId w:val="3"/>
        </w:numPr>
        <w:spacing w:before="240" w:after="240"/>
        <w:ind w:left="431" w:right="720" w:hanging="431"/>
        <w:outlineLvl w:val="0"/>
        <w:rPr>
          <w:del w:id="1574" w:author="Dick" w:date="2019-07-08T09:24:00Z"/>
          <w:rFonts w:ascii="Calibri" w:hAnsi="Calibri"/>
          <w:noProof/>
          <w:lang w:val="en-ZA" w:eastAsia="en-ZA"/>
        </w:rPr>
        <w:pPrChange w:id="1575" w:author="Dick" w:date="2019-07-08T09:24:00Z">
          <w:pPr>
            <w:spacing w:before="0"/>
            <w:ind w:left="0"/>
          </w:pPr>
        </w:pPrChange>
      </w:pPr>
      <w:del w:id="1576" w:author="Dick" w:date="2019-07-08T09:24:00Z">
        <w:r w:rsidDel="00F46A58">
          <w:rPr>
            <w:rFonts w:ascii="Calibri" w:hAnsi="Calibri"/>
            <w:noProof/>
            <w:lang w:val="en-ZA" w:eastAsia="en-ZA"/>
          </w:rPr>
          <w:br w:type="page"/>
        </w:r>
      </w:del>
    </w:p>
    <w:p w14:paraId="10C11E59" w14:textId="51837A18" w:rsidR="00860FB4" w:rsidDel="00F46A58" w:rsidRDefault="00860FB4">
      <w:pPr>
        <w:pStyle w:val="Heading1"/>
        <w:rPr>
          <w:del w:id="1577" w:author="Dick" w:date="2019-07-08T09:24:00Z"/>
          <w:noProof/>
          <w:lang w:val="en-ZA" w:eastAsia="en-ZA"/>
        </w:rPr>
      </w:pPr>
      <w:bookmarkStart w:id="1578" w:name="_Toc13454207"/>
      <w:del w:id="1579" w:author="Dick" w:date="2019-07-08T09:24:00Z">
        <w:r w:rsidDel="00F46A58">
          <w:rPr>
            <w:noProof/>
            <w:lang w:val="en-ZA" w:eastAsia="en-ZA"/>
          </w:rPr>
          <w:delText>MV# TCL Extension</w:delText>
        </w:r>
        <w:bookmarkEnd w:id="1578"/>
      </w:del>
    </w:p>
    <w:p w14:paraId="5BB5EBAF" w14:textId="54A251BD" w:rsidR="00AF7AF2" w:rsidDel="00F46A58" w:rsidRDefault="00860FB4">
      <w:pPr>
        <w:keepNext/>
        <w:pageBreakBefore/>
        <w:numPr>
          <w:ilvl w:val="0"/>
          <w:numId w:val="3"/>
        </w:numPr>
        <w:spacing w:before="240" w:after="240"/>
        <w:ind w:left="431" w:right="720" w:hanging="431"/>
        <w:outlineLvl w:val="0"/>
        <w:rPr>
          <w:del w:id="1580" w:author="Dick" w:date="2019-07-08T09:24:00Z"/>
          <w:rFonts w:ascii="Calibri" w:hAnsi="Calibri"/>
          <w:noProof/>
          <w:lang w:val="en-ZA" w:eastAsia="en-ZA"/>
        </w:rPr>
        <w:pPrChange w:id="1581" w:author="Dick" w:date="2019-07-08T09:24:00Z">
          <w:pPr>
            <w:ind w:left="0"/>
          </w:pPr>
        </w:pPrChange>
      </w:pPr>
      <w:del w:id="1582" w:author="Dick" w:date="2019-07-08T09:24:00Z">
        <w:r w:rsidDel="00F46A58">
          <w:rPr>
            <w:rFonts w:ascii="Calibri" w:hAnsi="Calibri"/>
            <w:noProof/>
            <w:lang w:val="en-ZA" w:eastAsia="en-ZA"/>
          </w:rPr>
          <w:delText>The MV# TCL Extension gives intellisense, syntax highlighting and syntax checking to a TCL session. It also starts an interactive terminal session where you can execute and see the results of your TCL statements.</w:delText>
        </w:r>
      </w:del>
    </w:p>
    <w:p w14:paraId="6D1F90FB" w14:textId="7226935A" w:rsidR="00860FB4" w:rsidDel="00F46A58" w:rsidRDefault="00860FB4">
      <w:pPr>
        <w:keepNext/>
        <w:pageBreakBefore/>
        <w:numPr>
          <w:ilvl w:val="0"/>
          <w:numId w:val="3"/>
        </w:numPr>
        <w:spacing w:before="240" w:after="240"/>
        <w:ind w:left="431" w:right="720" w:hanging="431"/>
        <w:outlineLvl w:val="0"/>
        <w:rPr>
          <w:del w:id="1583" w:author="Dick" w:date="2019-07-08T09:24:00Z"/>
          <w:rFonts w:ascii="Calibri" w:hAnsi="Calibri"/>
          <w:noProof/>
          <w:lang w:val="en-ZA" w:eastAsia="en-ZA"/>
        </w:rPr>
        <w:pPrChange w:id="1584" w:author="Dick" w:date="2019-07-08T09:24:00Z">
          <w:pPr>
            <w:ind w:left="0"/>
          </w:pPr>
        </w:pPrChange>
      </w:pPr>
    </w:p>
    <w:p w14:paraId="6F09E96A" w14:textId="2968A757" w:rsidR="00860FB4" w:rsidDel="00F46A58" w:rsidRDefault="00860FB4">
      <w:pPr>
        <w:keepNext/>
        <w:pageBreakBefore/>
        <w:numPr>
          <w:ilvl w:val="0"/>
          <w:numId w:val="3"/>
        </w:numPr>
        <w:spacing w:before="240" w:after="240"/>
        <w:ind w:left="431" w:right="720" w:hanging="431"/>
        <w:outlineLvl w:val="0"/>
        <w:rPr>
          <w:del w:id="1585" w:author="Dick" w:date="2019-07-08T09:24:00Z"/>
          <w:rFonts w:ascii="Calibri" w:hAnsi="Calibri"/>
          <w:noProof/>
          <w:lang w:val="en-ZA" w:eastAsia="en-ZA"/>
        </w:rPr>
        <w:pPrChange w:id="1586" w:author="Dick" w:date="2019-07-08T09:24:00Z">
          <w:pPr>
            <w:ind w:left="0"/>
          </w:pPr>
        </w:pPrChange>
      </w:pPr>
      <w:del w:id="1587" w:author="Dick" w:date="2019-07-08T09:24:00Z">
        <w:r w:rsidDel="00F46A58">
          <w:rPr>
            <w:rFonts w:ascii="Calibri" w:hAnsi="Calibri"/>
            <w:noProof/>
            <w:lang w:val="en-ZA" w:eastAsia="en-ZA"/>
          </w:rPr>
          <w:delText>Currently the TCL language support is based on MVON#, other MV dialects will be included in the future.</w:delText>
        </w:r>
      </w:del>
    </w:p>
    <w:p w14:paraId="6A4C67A3" w14:textId="2EE88A7A" w:rsidR="00860FB4" w:rsidDel="00F46A58" w:rsidRDefault="00860FB4">
      <w:pPr>
        <w:keepNext/>
        <w:pageBreakBefore/>
        <w:numPr>
          <w:ilvl w:val="0"/>
          <w:numId w:val="3"/>
        </w:numPr>
        <w:spacing w:before="240" w:after="240"/>
        <w:ind w:left="431" w:right="720" w:hanging="431"/>
        <w:outlineLvl w:val="0"/>
        <w:rPr>
          <w:del w:id="1588" w:author="Dick" w:date="2019-07-08T09:24:00Z"/>
          <w:rFonts w:ascii="Calibri" w:hAnsi="Calibri"/>
          <w:noProof/>
          <w:lang w:val="en-ZA" w:eastAsia="en-ZA"/>
        </w:rPr>
        <w:pPrChange w:id="1589" w:author="Dick" w:date="2019-07-08T09:24:00Z">
          <w:pPr>
            <w:ind w:left="0"/>
          </w:pPr>
        </w:pPrChange>
      </w:pPr>
    </w:p>
    <w:p w14:paraId="1030DA38" w14:textId="5993B281" w:rsidR="00860FB4" w:rsidRPr="00860FB4" w:rsidDel="00F46A58" w:rsidRDefault="00860FB4">
      <w:pPr>
        <w:keepNext/>
        <w:pageBreakBefore/>
        <w:numPr>
          <w:ilvl w:val="0"/>
          <w:numId w:val="3"/>
        </w:numPr>
        <w:spacing w:before="240" w:after="240"/>
        <w:ind w:left="431" w:right="720" w:hanging="431"/>
        <w:outlineLvl w:val="0"/>
        <w:rPr>
          <w:del w:id="1590" w:author="Dick" w:date="2019-07-08T09:24:00Z"/>
          <w:rFonts w:ascii="Calibri" w:hAnsi="Calibri"/>
          <w:b/>
          <w:noProof/>
          <w:lang w:val="en-ZA" w:eastAsia="en-ZA"/>
        </w:rPr>
        <w:pPrChange w:id="1591" w:author="Dick" w:date="2019-07-08T09:24:00Z">
          <w:pPr>
            <w:ind w:left="0"/>
          </w:pPr>
        </w:pPrChange>
      </w:pPr>
      <w:del w:id="1592" w:author="Dick" w:date="2019-07-08T09:24:00Z">
        <w:r w:rsidRPr="00860FB4" w:rsidDel="00F46A58">
          <w:rPr>
            <w:rFonts w:ascii="Calibri" w:hAnsi="Calibri"/>
            <w:b/>
            <w:noProof/>
            <w:lang w:val="en-ZA" w:eastAsia="en-ZA"/>
          </w:rPr>
          <w:delText>You must have already created the correct settings to connect to your MV platform as described in the above section of the document.</w:delText>
        </w:r>
      </w:del>
    </w:p>
    <w:p w14:paraId="3D304F71" w14:textId="1233D4A9" w:rsidR="00860FB4" w:rsidDel="00F46A58" w:rsidRDefault="00860FB4">
      <w:pPr>
        <w:keepNext/>
        <w:pageBreakBefore/>
        <w:numPr>
          <w:ilvl w:val="0"/>
          <w:numId w:val="3"/>
        </w:numPr>
        <w:spacing w:before="240" w:after="240"/>
        <w:ind w:left="431" w:right="720" w:hanging="431"/>
        <w:outlineLvl w:val="0"/>
        <w:rPr>
          <w:del w:id="1593" w:author="Dick" w:date="2019-07-08T09:24:00Z"/>
          <w:rFonts w:ascii="Calibri" w:hAnsi="Calibri"/>
          <w:noProof/>
          <w:lang w:val="en-ZA" w:eastAsia="en-ZA"/>
        </w:rPr>
        <w:pPrChange w:id="1594" w:author="Dick" w:date="2019-07-08T09:24:00Z">
          <w:pPr>
            <w:ind w:left="0"/>
          </w:pPr>
        </w:pPrChange>
      </w:pPr>
    </w:p>
    <w:p w14:paraId="01646544" w14:textId="56F8401B" w:rsidR="00860FB4" w:rsidDel="00F46A58" w:rsidRDefault="00860FB4">
      <w:pPr>
        <w:keepNext/>
        <w:pageBreakBefore/>
        <w:numPr>
          <w:ilvl w:val="0"/>
          <w:numId w:val="3"/>
        </w:numPr>
        <w:spacing w:before="240" w:after="240"/>
        <w:ind w:left="431" w:right="720" w:hanging="431"/>
        <w:outlineLvl w:val="0"/>
        <w:rPr>
          <w:del w:id="1595" w:author="Dick" w:date="2019-07-08T09:24:00Z"/>
          <w:rFonts w:ascii="Calibri" w:hAnsi="Calibri"/>
          <w:noProof/>
          <w:lang w:val="en-ZA" w:eastAsia="en-ZA"/>
        </w:rPr>
        <w:pPrChange w:id="1596" w:author="Dick" w:date="2019-07-08T09:24:00Z">
          <w:pPr>
            <w:ind w:left="0"/>
          </w:pPr>
        </w:pPrChange>
      </w:pPr>
      <w:del w:id="1597" w:author="Dick" w:date="2019-07-08T09:24:00Z">
        <w:r w:rsidDel="00F46A58">
          <w:rPr>
            <w:rFonts w:ascii="Calibri" w:hAnsi="Calibri"/>
            <w:noProof/>
            <w:lang w:val="en-ZA" w:eastAsia="en-ZA"/>
          </w:rPr>
          <w:delText>A TCL session is created by opening or creating a document that has a .tcl suffix.</w:delText>
        </w:r>
      </w:del>
    </w:p>
    <w:p w14:paraId="038D928F" w14:textId="0CC02C2B" w:rsidR="00860FB4" w:rsidDel="00F46A58" w:rsidRDefault="00860FB4">
      <w:pPr>
        <w:keepNext/>
        <w:pageBreakBefore/>
        <w:numPr>
          <w:ilvl w:val="0"/>
          <w:numId w:val="3"/>
        </w:numPr>
        <w:spacing w:before="240" w:after="240"/>
        <w:ind w:left="431" w:right="720" w:hanging="431"/>
        <w:outlineLvl w:val="0"/>
        <w:rPr>
          <w:del w:id="1598" w:author="Dick" w:date="2019-07-08T09:24:00Z"/>
          <w:rFonts w:ascii="Calibri" w:hAnsi="Calibri"/>
          <w:noProof/>
          <w:lang w:val="en-ZA" w:eastAsia="en-ZA"/>
        </w:rPr>
        <w:pPrChange w:id="1599" w:author="Dick" w:date="2019-07-08T09:24:00Z">
          <w:pPr>
            <w:ind w:left="0"/>
          </w:pPr>
        </w:pPrChange>
      </w:pPr>
    </w:p>
    <w:p w14:paraId="693C3BE8" w14:textId="1E798B8D" w:rsidR="00860FB4" w:rsidDel="00F46A58" w:rsidRDefault="00860FB4">
      <w:pPr>
        <w:keepNext/>
        <w:pageBreakBefore/>
        <w:numPr>
          <w:ilvl w:val="0"/>
          <w:numId w:val="3"/>
        </w:numPr>
        <w:spacing w:before="240" w:after="240"/>
        <w:ind w:left="431" w:right="720" w:hanging="431"/>
        <w:outlineLvl w:val="0"/>
        <w:rPr>
          <w:del w:id="1600" w:author="Dick" w:date="2019-07-08T09:24:00Z"/>
          <w:rFonts w:ascii="Calibri" w:hAnsi="Calibri"/>
          <w:noProof/>
          <w:lang w:val="en-ZA" w:eastAsia="en-ZA"/>
        </w:rPr>
        <w:pPrChange w:id="1601" w:author="Dick" w:date="2019-07-08T09:24:00Z">
          <w:pPr>
            <w:ind w:left="0"/>
          </w:pPr>
        </w:pPrChange>
      </w:pPr>
      <w:del w:id="1602" w:author="Dick" w:date="2019-07-08T09:24:00Z">
        <w:r w:rsidDel="00F46A58">
          <w:rPr>
            <w:rFonts w:ascii="Calibri" w:hAnsi="Calibri"/>
            <w:noProof/>
            <w:lang w:val="en-ZA" w:eastAsia="en-ZA"/>
          </w:rPr>
          <w:delText>If your target MV platform is not MVON#, you will also need to install the MvonGateway as described in the above section. The Gateway must be the latest that can be found in the path:</w:delText>
        </w:r>
      </w:del>
    </w:p>
    <w:p w14:paraId="46D33551" w14:textId="37EB5B31" w:rsidR="00860FB4" w:rsidDel="00F46A58" w:rsidRDefault="00860FB4">
      <w:pPr>
        <w:keepNext/>
        <w:pageBreakBefore/>
        <w:numPr>
          <w:ilvl w:val="0"/>
          <w:numId w:val="3"/>
        </w:numPr>
        <w:spacing w:before="240" w:after="240"/>
        <w:ind w:left="431" w:right="720" w:hanging="431"/>
        <w:outlineLvl w:val="0"/>
        <w:rPr>
          <w:del w:id="1603" w:author="Dick" w:date="2019-07-08T09:24:00Z"/>
          <w:rFonts w:ascii="Calibri" w:hAnsi="Calibri"/>
          <w:noProof/>
          <w:lang w:val="en-ZA" w:eastAsia="en-ZA"/>
        </w:rPr>
        <w:pPrChange w:id="1604" w:author="Dick" w:date="2019-07-08T09:24:00Z">
          <w:pPr>
            <w:ind w:left="0"/>
          </w:pPr>
        </w:pPrChange>
      </w:pPr>
    </w:p>
    <w:p w14:paraId="2FB12C95" w14:textId="09EC940C" w:rsidR="00860FB4" w:rsidDel="00F46A58" w:rsidRDefault="00860FB4">
      <w:pPr>
        <w:keepNext/>
        <w:pageBreakBefore/>
        <w:numPr>
          <w:ilvl w:val="0"/>
          <w:numId w:val="3"/>
        </w:numPr>
        <w:spacing w:before="240" w:after="240"/>
        <w:ind w:left="431" w:right="720" w:hanging="431"/>
        <w:outlineLvl w:val="0"/>
        <w:rPr>
          <w:del w:id="1605" w:author="Dick" w:date="2019-07-08T09:24:00Z"/>
          <w:rFonts w:ascii="Calibri" w:hAnsi="Calibri"/>
          <w:b/>
          <w:noProof/>
          <w:lang w:val="en-ZA" w:eastAsia="en-ZA"/>
        </w:rPr>
        <w:pPrChange w:id="1606" w:author="Dick" w:date="2019-07-08T09:24:00Z">
          <w:pPr>
            <w:ind w:left="0"/>
          </w:pPr>
        </w:pPrChange>
      </w:pPr>
      <w:del w:id="1607" w:author="Dick" w:date="2019-07-08T09:24:00Z">
        <w:r w:rsidRPr="00A6239D" w:rsidDel="00F46A58">
          <w:rPr>
            <w:rFonts w:ascii="Calibri" w:hAnsi="Calibri"/>
            <w:b/>
            <w:noProof/>
            <w:lang w:val="en-ZA" w:eastAsia="en-ZA"/>
          </w:rPr>
          <w:delText>C:\Users\{User Name}\.vscode\extensions\ongroup.</w:delText>
        </w:r>
        <w:r w:rsidR="002F2081" w:rsidDel="00F46A58">
          <w:rPr>
            <w:rFonts w:ascii="Calibri" w:hAnsi="Calibri"/>
            <w:b/>
            <w:noProof/>
            <w:lang w:val="en-ZA" w:eastAsia="en-ZA"/>
          </w:rPr>
          <w:delText>tcl-0</w:delText>
        </w:r>
        <w:r w:rsidRPr="00A6239D" w:rsidDel="00F46A58">
          <w:rPr>
            <w:rFonts w:ascii="Calibri" w:hAnsi="Calibri"/>
            <w:b/>
            <w:noProof/>
            <w:lang w:val="en-ZA" w:eastAsia="en-ZA"/>
          </w:rPr>
          <w:delText>.</w:delText>
        </w:r>
        <w:r w:rsidR="002F2081" w:rsidDel="00F46A58">
          <w:rPr>
            <w:rFonts w:ascii="Calibri" w:hAnsi="Calibri"/>
            <w:b/>
            <w:noProof/>
            <w:lang w:val="en-ZA" w:eastAsia="en-ZA"/>
          </w:rPr>
          <w:delText>1</w:delText>
        </w:r>
        <w:r w:rsidRPr="00A6239D" w:rsidDel="00F46A58">
          <w:rPr>
            <w:rFonts w:ascii="Calibri" w:hAnsi="Calibri"/>
            <w:b/>
            <w:noProof/>
            <w:lang w:val="en-ZA" w:eastAsia="en-ZA"/>
          </w:rPr>
          <w:delText>.0\Gateway</w:delText>
        </w:r>
      </w:del>
    </w:p>
    <w:p w14:paraId="3B0826E6" w14:textId="53F83E4A" w:rsidR="002F2081" w:rsidDel="00F46A58" w:rsidRDefault="002F2081">
      <w:pPr>
        <w:keepNext/>
        <w:pageBreakBefore/>
        <w:numPr>
          <w:ilvl w:val="0"/>
          <w:numId w:val="3"/>
        </w:numPr>
        <w:spacing w:before="240" w:after="240"/>
        <w:ind w:left="431" w:right="720" w:hanging="431"/>
        <w:outlineLvl w:val="0"/>
        <w:rPr>
          <w:del w:id="1608" w:author="Dick" w:date="2019-07-08T09:24:00Z"/>
          <w:rFonts w:ascii="Calibri" w:hAnsi="Calibri"/>
          <w:b/>
          <w:noProof/>
          <w:lang w:val="en-ZA" w:eastAsia="en-ZA"/>
        </w:rPr>
        <w:pPrChange w:id="1609" w:author="Dick" w:date="2019-07-08T09:24:00Z">
          <w:pPr>
            <w:ind w:left="0"/>
          </w:pPr>
        </w:pPrChange>
      </w:pPr>
    </w:p>
    <w:p w14:paraId="42C90611" w14:textId="1C93690D" w:rsidR="002F2081" w:rsidRPr="002F2081" w:rsidDel="00F46A58" w:rsidRDefault="002F2081">
      <w:pPr>
        <w:keepNext/>
        <w:pageBreakBefore/>
        <w:numPr>
          <w:ilvl w:val="0"/>
          <w:numId w:val="3"/>
        </w:numPr>
        <w:spacing w:before="240" w:after="240"/>
        <w:ind w:left="431" w:right="720" w:hanging="431"/>
        <w:outlineLvl w:val="0"/>
        <w:rPr>
          <w:del w:id="1610" w:author="Dick" w:date="2019-07-08T09:24:00Z"/>
          <w:rFonts w:ascii="Calibri" w:hAnsi="Calibri"/>
          <w:noProof/>
          <w:lang w:val="en-ZA" w:eastAsia="en-ZA"/>
        </w:rPr>
        <w:pPrChange w:id="1611" w:author="Dick" w:date="2019-07-08T09:24:00Z">
          <w:pPr>
            <w:ind w:left="0"/>
          </w:pPr>
        </w:pPrChange>
      </w:pPr>
      <w:del w:id="1612" w:author="Dick" w:date="2019-07-08T09:24:00Z">
        <w:r w:rsidDel="00F46A58">
          <w:rPr>
            <w:rFonts w:ascii="Calibri" w:hAnsi="Calibri"/>
            <w:noProof/>
            <w:lang w:val="en-ZA" w:eastAsia="en-ZA"/>
          </w:rPr>
          <w:delText>The following additional setting need to be configured for the TCL extension</w:delText>
        </w:r>
      </w:del>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880"/>
        <w:gridCol w:w="6183"/>
      </w:tblGrid>
      <w:tr w:rsidR="002F2081" w:rsidRPr="00D75462" w:rsidDel="00F46A58" w14:paraId="061EDC0B" w14:textId="709E3536" w:rsidTr="007B231D">
        <w:trPr>
          <w:del w:id="1613" w:author="Dick" w:date="2019-07-08T09:24:00Z"/>
        </w:trPr>
        <w:tc>
          <w:tcPr>
            <w:tcW w:w="2605" w:type="dxa"/>
            <w:tcBorders>
              <w:top w:val="single" w:sz="4" w:space="0" w:color="5B9BD5"/>
              <w:left w:val="single" w:sz="4" w:space="0" w:color="5B9BD5"/>
              <w:bottom w:val="single" w:sz="4" w:space="0" w:color="5B9BD5"/>
              <w:right w:val="nil"/>
            </w:tcBorders>
            <w:shd w:val="clear" w:color="auto" w:fill="5B9BD5"/>
          </w:tcPr>
          <w:p w14:paraId="34FAA314" w14:textId="50E85D1D" w:rsidR="002F2081" w:rsidRPr="00D75462" w:rsidDel="00F46A58" w:rsidRDefault="002F2081">
            <w:pPr>
              <w:keepNext/>
              <w:pageBreakBefore/>
              <w:numPr>
                <w:ilvl w:val="0"/>
                <w:numId w:val="3"/>
              </w:numPr>
              <w:spacing w:before="240" w:after="240"/>
              <w:ind w:left="431" w:right="720" w:hanging="431"/>
              <w:outlineLvl w:val="0"/>
              <w:rPr>
                <w:del w:id="1614" w:author="Dick" w:date="2019-07-08T09:24:00Z"/>
                <w:rFonts w:ascii="Calibri" w:hAnsi="Calibri"/>
                <w:b/>
                <w:bCs/>
                <w:noProof/>
                <w:color w:val="FFFFFF"/>
                <w:lang w:val="en-ZA" w:eastAsia="en-ZA"/>
              </w:rPr>
              <w:pPrChange w:id="1615" w:author="Dick" w:date="2019-07-08T09:24:00Z">
                <w:pPr>
                  <w:ind w:left="0"/>
                </w:pPr>
              </w:pPrChange>
            </w:pPr>
            <w:del w:id="1616" w:author="Dick" w:date="2019-07-08T09:24:00Z">
              <w:r w:rsidDel="00F46A58">
                <w:rPr>
                  <w:rFonts w:ascii="Calibri" w:hAnsi="Calibri"/>
                  <w:b/>
                  <w:bCs/>
                  <w:noProof/>
                  <w:color w:val="FFFFFF"/>
                  <w:lang w:val="en-ZA" w:eastAsia="en-ZA"/>
                </w:rPr>
                <w:delText>Setting</w:delText>
              </w:r>
              <w:r w:rsidRPr="00D75462" w:rsidDel="00F46A58">
                <w:rPr>
                  <w:rFonts w:ascii="Calibri" w:hAnsi="Calibri"/>
                  <w:b/>
                  <w:bCs/>
                  <w:noProof/>
                  <w:color w:val="FFFFFF"/>
                  <w:lang w:val="en-ZA" w:eastAsia="en-ZA"/>
                </w:rPr>
                <w:delText xml:space="preserve"> </w:delText>
              </w:r>
            </w:del>
          </w:p>
        </w:tc>
        <w:tc>
          <w:tcPr>
            <w:tcW w:w="6458" w:type="dxa"/>
            <w:tcBorders>
              <w:top w:val="single" w:sz="4" w:space="0" w:color="5B9BD5"/>
              <w:left w:val="nil"/>
              <w:bottom w:val="single" w:sz="4" w:space="0" w:color="5B9BD5"/>
              <w:right w:val="single" w:sz="4" w:space="0" w:color="5B9BD5"/>
            </w:tcBorders>
            <w:shd w:val="clear" w:color="auto" w:fill="5B9BD5"/>
          </w:tcPr>
          <w:p w14:paraId="0E4EF522" w14:textId="73E3436A" w:rsidR="002F2081" w:rsidRPr="00D75462" w:rsidDel="00F46A58" w:rsidRDefault="002F2081">
            <w:pPr>
              <w:keepNext/>
              <w:pageBreakBefore/>
              <w:numPr>
                <w:ilvl w:val="0"/>
                <w:numId w:val="3"/>
              </w:numPr>
              <w:spacing w:before="240" w:after="240"/>
              <w:ind w:left="431" w:right="720" w:hanging="431"/>
              <w:outlineLvl w:val="0"/>
              <w:rPr>
                <w:del w:id="1617" w:author="Dick" w:date="2019-07-08T09:24:00Z"/>
                <w:rFonts w:ascii="Calibri" w:hAnsi="Calibri"/>
                <w:b/>
                <w:bCs/>
                <w:noProof/>
                <w:color w:val="FFFFFF"/>
                <w:lang w:val="en-ZA" w:eastAsia="en-ZA"/>
              </w:rPr>
              <w:pPrChange w:id="1618" w:author="Dick" w:date="2019-07-08T09:24:00Z">
                <w:pPr>
                  <w:ind w:left="0"/>
                </w:pPr>
              </w:pPrChange>
            </w:pPr>
            <w:del w:id="1619" w:author="Dick" w:date="2019-07-08T09:24:00Z">
              <w:r w:rsidDel="00F46A58">
                <w:rPr>
                  <w:rFonts w:ascii="Calibri" w:hAnsi="Calibri"/>
                  <w:b/>
                  <w:bCs/>
                  <w:noProof/>
                  <w:color w:val="FFFFFF"/>
                  <w:lang w:val="en-ZA" w:eastAsia="en-ZA"/>
                </w:rPr>
                <w:delText>Description</w:delText>
              </w:r>
            </w:del>
          </w:p>
        </w:tc>
      </w:tr>
      <w:tr w:rsidR="002F2081" w:rsidRPr="00D75462" w:rsidDel="00F46A58" w14:paraId="650C74E7" w14:textId="10247E09" w:rsidTr="007B231D">
        <w:trPr>
          <w:del w:id="1620" w:author="Dick" w:date="2019-07-08T09:24:00Z"/>
        </w:trPr>
        <w:tc>
          <w:tcPr>
            <w:tcW w:w="2605" w:type="dxa"/>
            <w:shd w:val="clear" w:color="auto" w:fill="DEEAF6"/>
          </w:tcPr>
          <w:p w14:paraId="68EC386F" w14:textId="56F74947" w:rsidR="002F2081" w:rsidRPr="00D75462" w:rsidDel="00F46A58" w:rsidRDefault="002F2081">
            <w:pPr>
              <w:keepNext/>
              <w:pageBreakBefore/>
              <w:numPr>
                <w:ilvl w:val="0"/>
                <w:numId w:val="3"/>
              </w:numPr>
              <w:spacing w:before="240" w:after="240"/>
              <w:ind w:left="431" w:right="720" w:hanging="431"/>
              <w:outlineLvl w:val="0"/>
              <w:rPr>
                <w:del w:id="1621" w:author="Dick" w:date="2019-07-08T09:24:00Z"/>
                <w:rFonts w:ascii="Calibri" w:hAnsi="Calibri"/>
                <w:b/>
                <w:bCs/>
                <w:noProof/>
                <w:lang w:val="en-ZA" w:eastAsia="en-ZA"/>
              </w:rPr>
              <w:pPrChange w:id="1622" w:author="Dick" w:date="2019-07-08T09:24:00Z">
                <w:pPr>
                  <w:ind w:left="0"/>
                </w:pPr>
              </w:pPrChange>
            </w:pPr>
            <w:del w:id="1623" w:author="Dick" w:date="2019-07-08T09:24:00Z">
              <w:r w:rsidDel="00F46A58">
                <w:rPr>
                  <w:rFonts w:ascii="Calibri" w:hAnsi="Calibri"/>
                  <w:b/>
                  <w:bCs/>
                  <w:noProof/>
                  <w:lang w:val="en-ZA" w:eastAsia="en-ZA"/>
                </w:rPr>
                <w:delText>tcl.sshCommand</w:delText>
              </w:r>
            </w:del>
          </w:p>
        </w:tc>
        <w:tc>
          <w:tcPr>
            <w:tcW w:w="6458" w:type="dxa"/>
            <w:shd w:val="clear" w:color="auto" w:fill="DEEAF6"/>
          </w:tcPr>
          <w:p w14:paraId="493DDB22" w14:textId="1BF7E54D" w:rsidR="002F2081" w:rsidRPr="00E4617A" w:rsidDel="00F46A58" w:rsidRDefault="002F2081">
            <w:pPr>
              <w:keepNext/>
              <w:pageBreakBefore/>
              <w:numPr>
                <w:ilvl w:val="0"/>
                <w:numId w:val="3"/>
              </w:numPr>
              <w:spacing w:before="240" w:after="240"/>
              <w:ind w:left="431" w:right="720" w:hanging="431"/>
              <w:outlineLvl w:val="0"/>
              <w:rPr>
                <w:del w:id="1624" w:author="Dick" w:date="2019-07-08T09:24:00Z"/>
                <w:rFonts w:asciiTheme="minorHAnsi" w:hAnsiTheme="minorHAnsi" w:cstheme="minorHAnsi"/>
                <w:noProof/>
                <w:lang w:val="en-ZA" w:eastAsia="en-ZA"/>
              </w:rPr>
              <w:pPrChange w:id="1625" w:author="Dick" w:date="2019-07-08T09:24:00Z">
                <w:pPr>
                  <w:ind w:left="0"/>
                </w:pPr>
              </w:pPrChange>
            </w:pPr>
            <w:del w:id="1626" w:author="Dick" w:date="2019-07-08T09:24:00Z">
              <w:r w:rsidDel="00F46A58">
                <w:rPr>
                  <w:rFonts w:asciiTheme="minorHAnsi" w:hAnsiTheme="minorHAnsi" w:cstheme="minorHAnsi"/>
                  <w:sz w:val="24"/>
                  <w:szCs w:val="24"/>
                </w:rPr>
                <w:delText>The command to invoke a session on your MV platform. This can be telnet of ssh if your platform supports it</w:delText>
              </w:r>
              <w:r w:rsidRPr="00E4617A" w:rsidDel="00F46A58">
                <w:rPr>
                  <w:rFonts w:asciiTheme="minorHAnsi" w:hAnsiTheme="minorHAnsi" w:cstheme="minorHAnsi"/>
                  <w:sz w:val="24"/>
                  <w:szCs w:val="24"/>
                </w:rPr>
                <w:delText>.</w:delText>
              </w:r>
            </w:del>
          </w:p>
        </w:tc>
      </w:tr>
      <w:tr w:rsidR="002F2081" w:rsidRPr="00D75462" w:rsidDel="00F46A58" w14:paraId="3ED9A84E" w14:textId="336C126F" w:rsidTr="007B231D">
        <w:trPr>
          <w:del w:id="1627" w:author="Dick" w:date="2019-07-08T09:24:00Z"/>
        </w:trPr>
        <w:tc>
          <w:tcPr>
            <w:tcW w:w="2605" w:type="dxa"/>
            <w:shd w:val="clear" w:color="auto" w:fill="auto"/>
          </w:tcPr>
          <w:p w14:paraId="29ED9BAF" w14:textId="2911BC56" w:rsidR="002F2081" w:rsidRPr="00E4617A" w:rsidDel="00F46A58" w:rsidRDefault="002F2081">
            <w:pPr>
              <w:keepNext/>
              <w:pageBreakBefore/>
              <w:numPr>
                <w:ilvl w:val="0"/>
                <w:numId w:val="3"/>
              </w:numPr>
              <w:tabs>
                <w:tab w:val="right" w:pos="2389"/>
              </w:tabs>
              <w:spacing w:before="240" w:after="240"/>
              <w:ind w:left="431" w:right="720" w:hanging="431"/>
              <w:outlineLvl w:val="0"/>
              <w:rPr>
                <w:del w:id="1628" w:author="Dick" w:date="2019-07-08T09:24:00Z"/>
                <w:rFonts w:ascii="Calibri" w:hAnsi="Calibri"/>
                <w:b/>
                <w:bCs/>
                <w:noProof/>
                <w:lang w:val="en-ZA" w:eastAsia="en-ZA"/>
              </w:rPr>
              <w:pPrChange w:id="1629" w:author="Dick" w:date="2019-07-08T09:24:00Z">
                <w:pPr>
                  <w:tabs>
                    <w:tab w:val="right" w:pos="2389"/>
                  </w:tabs>
                  <w:ind w:left="0"/>
                </w:pPr>
              </w:pPrChange>
            </w:pPr>
            <w:del w:id="1630" w:author="Dick" w:date="2019-07-08T09:24:00Z">
              <w:r w:rsidDel="00F46A58">
                <w:rPr>
                  <w:rFonts w:asciiTheme="minorHAnsi" w:hAnsiTheme="minorHAnsi" w:cstheme="minorHAnsi"/>
                  <w:b/>
                  <w:szCs w:val="22"/>
                </w:rPr>
                <w:delText>tcl</w:delText>
              </w:r>
              <w:r w:rsidRPr="00E4617A" w:rsidDel="00F46A58">
                <w:rPr>
                  <w:rFonts w:asciiTheme="minorHAnsi" w:hAnsiTheme="minorHAnsi" w:cstheme="minorHAnsi"/>
                  <w:b/>
                  <w:szCs w:val="22"/>
                </w:rPr>
                <w:delText>.</w:delText>
              </w:r>
              <w:r w:rsidDel="00F46A58">
                <w:rPr>
                  <w:rFonts w:asciiTheme="minorHAnsi" w:hAnsiTheme="minorHAnsi" w:cstheme="minorHAnsi"/>
                  <w:b/>
                  <w:szCs w:val="22"/>
                </w:rPr>
                <w:delText>parameters</w:delText>
              </w:r>
            </w:del>
          </w:p>
        </w:tc>
        <w:tc>
          <w:tcPr>
            <w:tcW w:w="6458" w:type="dxa"/>
            <w:shd w:val="clear" w:color="auto" w:fill="auto"/>
          </w:tcPr>
          <w:p w14:paraId="1B7A5348" w14:textId="0443ADB8" w:rsidR="002F2081" w:rsidRPr="00D75462" w:rsidDel="00F46A58" w:rsidRDefault="002F2081">
            <w:pPr>
              <w:keepNext/>
              <w:pageBreakBefore/>
              <w:numPr>
                <w:ilvl w:val="0"/>
                <w:numId w:val="3"/>
              </w:numPr>
              <w:spacing w:before="240" w:after="240"/>
              <w:ind w:left="431" w:right="720" w:hanging="431"/>
              <w:outlineLvl w:val="0"/>
              <w:rPr>
                <w:del w:id="1631" w:author="Dick" w:date="2019-07-08T09:24:00Z"/>
                <w:rFonts w:ascii="Calibri" w:hAnsi="Calibri"/>
                <w:noProof/>
                <w:lang w:val="en-ZA" w:eastAsia="en-ZA"/>
              </w:rPr>
              <w:pPrChange w:id="1632" w:author="Dick" w:date="2019-07-08T09:24:00Z">
                <w:pPr>
                  <w:ind w:left="0"/>
                </w:pPr>
              </w:pPrChange>
            </w:pPr>
            <w:del w:id="1633" w:author="Dick" w:date="2019-07-08T09:24:00Z">
              <w:r w:rsidDel="00F46A58">
                <w:rPr>
                  <w:rFonts w:asciiTheme="minorHAnsi" w:hAnsiTheme="minorHAnsi" w:cstheme="minorHAnsi"/>
                  <w:sz w:val="24"/>
                  <w:szCs w:val="24"/>
                </w:rPr>
                <w:delText>Parameters to pass to the session once it has been established. This could include login credentials and a LOGTO the account you wish the TCL session to be active in.</w:delText>
              </w:r>
            </w:del>
          </w:p>
        </w:tc>
      </w:tr>
    </w:tbl>
    <w:p w14:paraId="3F1A8630" w14:textId="540BF4B4" w:rsidR="00860FB4" w:rsidDel="00F46A58" w:rsidRDefault="00860FB4">
      <w:pPr>
        <w:keepNext/>
        <w:pageBreakBefore/>
        <w:numPr>
          <w:ilvl w:val="0"/>
          <w:numId w:val="3"/>
        </w:numPr>
        <w:spacing w:before="240" w:after="240"/>
        <w:ind w:left="431" w:right="720" w:hanging="431"/>
        <w:outlineLvl w:val="0"/>
        <w:rPr>
          <w:del w:id="1634" w:author="Dick" w:date="2019-07-08T09:24:00Z"/>
          <w:rFonts w:ascii="Calibri" w:hAnsi="Calibri"/>
          <w:noProof/>
          <w:lang w:val="en-ZA" w:eastAsia="en-ZA"/>
        </w:rPr>
        <w:pPrChange w:id="1635" w:author="Dick" w:date="2019-07-08T09:24:00Z">
          <w:pPr>
            <w:ind w:left="0"/>
          </w:pPr>
        </w:pPrChange>
      </w:pPr>
    </w:p>
    <w:p w14:paraId="779AAEB5" w14:textId="567C3803"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636" w:author="Dick" w:date="2019-07-08T09:24:00Z"/>
          <w:rFonts w:ascii="Consolas" w:hAnsi="Consolas"/>
          <w:color w:val="000000"/>
          <w:sz w:val="21"/>
          <w:szCs w:val="21"/>
        </w:rPr>
        <w:pPrChange w:id="1637" w:author="Dick" w:date="2019-07-08T09:24:00Z">
          <w:pPr>
            <w:shd w:val="clear" w:color="auto" w:fill="FFFFFF"/>
            <w:spacing w:before="0" w:line="285" w:lineRule="atLeast"/>
            <w:ind w:left="0"/>
          </w:pPr>
        </w:pPrChange>
      </w:pPr>
      <w:del w:id="1638" w:author="Dick" w:date="2019-07-08T09:24:00Z">
        <w:r w:rsidDel="00F46A58">
          <w:rPr>
            <w:rFonts w:ascii="Consolas" w:hAnsi="Consolas"/>
            <w:color w:val="0451A5"/>
            <w:sz w:val="21"/>
            <w:szCs w:val="21"/>
          </w:rPr>
          <w:delText xml:space="preserve">    </w:delText>
        </w:r>
        <w:r w:rsidRPr="002F2081" w:rsidDel="00F46A58">
          <w:rPr>
            <w:rFonts w:ascii="Consolas" w:hAnsi="Consolas"/>
            <w:color w:val="0451A5"/>
            <w:sz w:val="21"/>
            <w:szCs w:val="21"/>
          </w:rPr>
          <w:delText>"tcl.parameters"</w:delText>
        </w:r>
        <w:r w:rsidRPr="002F2081" w:rsidDel="00F46A58">
          <w:rPr>
            <w:rFonts w:ascii="Consolas" w:hAnsi="Consolas"/>
            <w:color w:val="000000"/>
            <w:sz w:val="21"/>
            <w:szCs w:val="21"/>
          </w:rPr>
          <w:delText>: [</w:delText>
        </w:r>
      </w:del>
    </w:p>
    <w:p w14:paraId="042D5CB4" w14:textId="03794E18"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639" w:author="Dick" w:date="2019-07-08T09:24:00Z"/>
          <w:rFonts w:ascii="Consolas" w:hAnsi="Consolas"/>
          <w:color w:val="000000"/>
          <w:sz w:val="21"/>
          <w:szCs w:val="21"/>
        </w:rPr>
        <w:pPrChange w:id="1640" w:author="Dick" w:date="2019-07-08T09:24:00Z">
          <w:pPr>
            <w:shd w:val="clear" w:color="auto" w:fill="FFFFFF"/>
            <w:spacing w:before="0" w:line="285" w:lineRule="atLeast"/>
            <w:ind w:left="0"/>
          </w:pPr>
        </w:pPrChange>
      </w:pPr>
      <w:del w:id="1641" w:author="Dick" w:date="2019-07-08T09:24:00Z">
        <w:r w:rsidRPr="002F2081" w:rsidDel="00F46A58">
          <w:rPr>
            <w:rFonts w:ascii="Consolas" w:hAnsi="Consolas"/>
            <w:color w:val="000000"/>
            <w:sz w:val="21"/>
            <w:szCs w:val="21"/>
          </w:rPr>
          <w:delText xml:space="preserve">        </w:delText>
        </w:r>
        <w:r w:rsidRPr="002F2081" w:rsidDel="00F46A58">
          <w:rPr>
            <w:rFonts w:ascii="Consolas" w:hAnsi="Consolas"/>
            <w:color w:val="A31515"/>
            <w:sz w:val="21"/>
            <w:szCs w:val="21"/>
          </w:rPr>
          <w:delText>"Grant Hart"</w:delText>
        </w:r>
        <w:r w:rsidRPr="002F2081" w:rsidDel="00F46A58">
          <w:rPr>
            <w:rFonts w:ascii="Consolas" w:hAnsi="Consolas"/>
            <w:color w:val="000000"/>
            <w:sz w:val="21"/>
            <w:szCs w:val="21"/>
          </w:rPr>
          <w:delText>,</w:delText>
        </w:r>
      </w:del>
    </w:p>
    <w:p w14:paraId="5B4A1E1C" w14:textId="5F844363"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642" w:author="Dick" w:date="2019-07-08T09:24:00Z"/>
          <w:rFonts w:ascii="Consolas" w:hAnsi="Consolas"/>
          <w:color w:val="000000"/>
          <w:sz w:val="21"/>
          <w:szCs w:val="21"/>
        </w:rPr>
        <w:pPrChange w:id="1643" w:author="Dick" w:date="2019-07-08T09:24:00Z">
          <w:pPr>
            <w:shd w:val="clear" w:color="auto" w:fill="FFFFFF"/>
            <w:spacing w:before="0" w:line="285" w:lineRule="atLeast"/>
            <w:ind w:left="0"/>
          </w:pPr>
        </w:pPrChange>
      </w:pPr>
      <w:del w:id="1644" w:author="Dick" w:date="2019-07-08T09:24:00Z">
        <w:r w:rsidRPr="002F2081" w:rsidDel="00F46A58">
          <w:rPr>
            <w:rFonts w:ascii="Consolas" w:hAnsi="Consolas"/>
            <w:color w:val="000000"/>
            <w:sz w:val="21"/>
            <w:szCs w:val="21"/>
          </w:rPr>
          <w:delText xml:space="preserve">        </w:delText>
        </w:r>
        <w:r w:rsidRPr="002F2081" w:rsidDel="00F46A58">
          <w:rPr>
            <w:rFonts w:ascii="Consolas" w:hAnsi="Consolas"/>
            <w:color w:val="A31515"/>
            <w:sz w:val="21"/>
            <w:szCs w:val="21"/>
          </w:rPr>
          <w:delText>"</w:delText>
        </w:r>
        <w:r w:rsidR="00524B54" w:rsidDel="00F46A58">
          <w:rPr>
            <w:rFonts w:ascii="Consolas" w:hAnsi="Consolas"/>
            <w:color w:val="A31515"/>
            <w:sz w:val="21"/>
            <w:szCs w:val="21"/>
          </w:rPr>
          <w:delText>xxxxxxx</w:delText>
        </w:r>
        <w:r w:rsidRPr="002F2081" w:rsidDel="00F46A58">
          <w:rPr>
            <w:rFonts w:ascii="Consolas" w:hAnsi="Consolas"/>
            <w:color w:val="A31515"/>
            <w:sz w:val="21"/>
            <w:szCs w:val="21"/>
          </w:rPr>
          <w:delText>$"</w:delText>
        </w:r>
        <w:r w:rsidRPr="002F2081" w:rsidDel="00F46A58">
          <w:rPr>
            <w:rFonts w:ascii="Consolas" w:hAnsi="Consolas"/>
            <w:color w:val="000000"/>
            <w:sz w:val="21"/>
            <w:szCs w:val="21"/>
          </w:rPr>
          <w:delText>,</w:delText>
        </w:r>
      </w:del>
    </w:p>
    <w:p w14:paraId="45720544" w14:textId="7F328FA6"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645" w:author="Dick" w:date="2019-07-08T09:24:00Z"/>
          <w:rFonts w:ascii="Consolas" w:hAnsi="Consolas"/>
          <w:color w:val="000000"/>
          <w:sz w:val="21"/>
          <w:szCs w:val="21"/>
        </w:rPr>
        <w:pPrChange w:id="1646" w:author="Dick" w:date="2019-07-08T09:24:00Z">
          <w:pPr>
            <w:shd w:val="clear" w:color="auto" w:fill="FFFFFF"/>
            <w:spacing w:before="0" w:line="285" w:lineRule="atLeast"/>
            <w:ind w:left="0"/>
          </w:pPr>
        </w:pPrChange>
      </w:pPr>
      <w:del w:id="1647" w:author="Dick" w:date="2019-07-08T09:24:00Z">
        <w:r w:rsidRPr="002F2081" w:rsidDel="00F46A58">
          <w:rPr>
            <w:rFonts w:ascii="Consolas" w:hAnsi="Consolas"/>
            <w:color w:val="000000"/>
            <w:sz w:val="21"/>
            <w:szCs w:val="21"/>
          </w:rPr>
          <w:delText xml:space="preserve">        </w:delText>
        </w:r>
        <w:r w:rsidRPr="002F2081" w:rsidDel="00F46A58">
          <w:rPr>
            <w:rFonts w:ascii="Consolas" w:hAnsi="Consolas"/>
            <w:color w:val="A31515"/>
            <w:sz w:val="21"/>
            <w:szCs w:val="21"/>
          </w:rPr>
          <w:delText>"LOGTO PRC"</w:delText>
        </w:r>
      </w:del>
    </w:p>
    <w:p w14:paraId="4240ED86" w14:textId="776E3651"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648" w:author="Dick" w:date="2019-07-08T09:24:00Z"/>
          <w:rFonts w:ascii="Consolas" w:hAnsi="Consolas"/>
          <w:color w:val="000000"/>
          <w:sz w:val="21"/>
          <w:szCs w:val="21"/>
        </w:rPr>
        <w:pPrChange w:id="1649" w:author="Dick" w:date="2019-07-08T09:24:00Z">
          <w:pPr>
            <w:shd w:val="clear" w:color="auto" w:fill="FFFFFF"/>
            <w:spacing w:before="0" w:line="285" w:lineRule="atLeast"/>
            <w:ind w:left="0"/>
          </w:pPr>
        </w:pPrChange>
      </w:pPr>
      <w:del w:id="1650" w:author="Dick" w:date="2019-07-08T09:24:00Z">
        <w:r w:rsidRPr="002F2081" w:rsidDel="00F46A58">
          <w:rPr>
            <w:rFonts w:ascii="Consolas" w:hAnsi="Consolas"/>
            <w:color w:val="000000"/>
            <w:sz w:val="21"/>
            <w:szCs w:val="21"/>
          </w:rPr>
          <w:delText xml:space="preserve">    ],</w:delText>
        </w:r>
      </w:del>
    </w:p>
    <w:p w14:paraId="4FE51621" w14:textId="35D6786B" w:rsidR="002F2081" w:rsidRPr="002F2081" w:rsidDel="00F46A58" w:rsidRDefault="002F2081">
      <w:pPr>
        <w:keepNext/>
        <w:pageBreakBefore/>
        <w:numPr>
          <w:ilvl w:val="0"/>
          <w:numId w:val="3"/>
        </w:numPr>
        <w:shd w:val="clear" w:color="auto" w:fill="FFFFFF"/>
        <w:spacing w:before="240" w:after="240" w:line="285" w:lineRule="atLeast"/>
        <w:ind w:left="431" w:right="720" w:hanging="431"/>
        <w:outlineLvl w:val="0"/>
        <w:rPr>
          <w:del w:id="1651" w:author="Dick" w:date="2019-07-08T09:24:00Z"/>
          <w:rFonts w:ascii="Consolas" w:hAnsi="Consolas"/>
          <w:color w:val="000000"/>
          <w:sz w:val="21"/>
          <w:szCs w:val="21"/>
        </w:rPr>
        <w:pPrChange w:id="1652" w:author="Dick" w:date="2019-07-08T09:24:00Z">
          <w:pPr>
            <w:shd w:val="clear" w:color="auto" w:fill="FFFFFF"/>
            <w:spacing w:before="0" w:line="285" w:lineRule="atLeast"/>
            <w:ind w:left="0"/>
          </w:pPr>
        </w:pPrChange>
      </w:pPr>
      <w:del w:id="1653" w:author="Dick" w:date="2019-07-08T09:24:00Z">
        <w:r w:rsidRPr="002F2081" w:rsidDel="00F46A58">
          <w:rPr>
            <w:rFonts w:ascii="Consolas" w:hAnsi="Consolas"/>
            <w:color w:val="000000"/>
            <w:sz w:val="21"/>
            <w:szCs w:val="21"/>
          </w:rPr>
          <w:delText xml:space="preserve">    </w:delText>
        </w:r>
        <w:r w:rsidRPr="002F2081" w:rsidDel="00F46A58">
          <w:rPr>
            <w:rFonts w:ascii="Consolas" w:hAnsi="Consolas"/>
            <w:color w:val="0451A5"/>
            <w:sz w:val="21"/>
            <w:szCs w:val="21"/>
          </w:rPr>
          <w:delText>"tcl.sshCommand"</w:delText>
        </w:r>
        <w:r w:rsidRPr="002F2081" w:rsidDel="00F46A58">
          <w:rPr>
            <w:rFonts w:ascii="Consolas" w:hAnsi="Consolas"/>
            <w:color w:val="000000"/>
            <w:sz w:val="21"/>
            <w:szCs w:val="21"/>
          </w:rPr>
          <w:delText xml:space="preserve">: </w:delText>
        </w:r>
        <w:r w:rsidRPr="002F2081" w:rsidDel="00F46A58">
          <w:rPr>
            <w:rFonts w:ascii="Consolas" w:hAnsi="Consolas"/>
            <w:color w:val="A31515"/>
            <w:sz w:val="21"/>
            <w:szCs w:val="21"/>
          </w:rPr>
          <w:delText>"telnet localhost 2023"</w:delText>
        </w:r>
        <w:r w:rsidRPr="002F2081" w:rsidDel="00F46A58">
          <w:rPr>
            <w:rFonts w:ascii="Consolas" w:hAnsi="Consolas"/>
            <w:color w:val="000000"/>
            <w:sz w:val="21"/>
            <w:szCs w:val="21"/>
          </w:rPr>
          <w:delText>,</w:delText>
        </w:r>
      </w:del>
    </w:p>
    <w:p w14:paraId="228ED1C6" w14:textId="60234153" w:rsidR="002F2081" w:rsidDel="00F46A58" w:rsidRDefault="002F2081">
      <w:pPr>
        <w:keepNext/>
        <w:pageBreakBefore/>
        <w:numPr>
          <w:ilvl w:val="0"/>
          <w:numId w:val="3"/>
        </w:numPr>
        <w:spacing w:before="240" w:after="240"/>
        <w:ind w:left="431" w:right="720" w:hanging="431"/>
        <w:outlineLvl w:val="0"/>
        <w:rPr>
          <w:del w:id="1654" w:author="Dick" w:date="2019-07-08T09:24:00Z"/>
          <w:rFonts w:ascii="Calibri" w:hAnsi="Calibri"/>
          <w:noProof/>
          <w:lang w:val="en-ZA" w:eastAsia="en-ZA"/>
        </w:rPr>
        <w:pPrChange w:id="1655" w:author="Dick" w:date="2019-07-08T09:24:00Z">
          <w:pPr>
            <w:spacing w:before="0"/>
            <w:ind w:left="0"/>
          </w:pPr>
        </w:pPrChange>
      </w:pPr>
      <w:del w:id="1656" w:author="Dick" w:date="2019-07-08T09:24:00Z">
        <w:r w:rsidDel="00F46A58">
          <w:rPr>
            <w:rFonts w:ascii="Calibri" w:hAnsi="Calibri"/>
            <w:noProof/>
            <w:lang w:val="en-ZA" w:eastAsia="en-ZA"/>
          </w:rPr>
          <w:br w:type="page"/>
        </w:r>
      </w:del>
    </w:p>
    <w:p w14:paraId="5C124DFA" w14:textId="2A417855" w:rsidR="002F2081" w:rsidDel="00F46A58" w:rsidRDefault="002F2081">
      <w:pPr>
        <w:pStyle w:val="Heading2"/>
        <w:pageBreakBefore/>
        <w:numPr>
          <w:ilvl w:val="0"/>
          <w:numId w:val="3"/>
        </w:numPr>
        <w:spacing w:before="240"/>
        <w:ind w:left="431" w:right="720" w:hanging="431"/>
        <w:rPr>
          <w:del w:id="1657" w:author="Dick" w:date="2019-07-08T09:24:00Z"/>
          <w:noProof/>
          <w:lang w:val="en-ZA" w:eastAsia="en-ZA"/>
        </w:rPr>
        <w:pPrChange w:id="1658" w:author="Dick" w:date="2019-07-08T09:24:00Z">
          <w:pPr>
            <w:pStyle w:val="Heading2"/>
          </w:pPr>
        </w:pPrChange>
      </w:pPr>
      <w:bookmarkStart w:id="1659" w:name="_Toc13454208"/>
      <w:del w:id="1660" w:author="Dick" w:date="2019-07-08T09:24:00Z">
        <w:r w:rsidDel="00F46A58">
          <w:rPr>
            <w:noProof/>
            <w:lang w:val="en-ZA" w:eastAsia="en-ZA"/>
          </w:rPr>
          <w:delText>Establishing a TCL session.</w:delText>
        </w:r>
        <w:bookmarkEnd w:id="1659"/>
      </w:del>
    </w:p>
    <w:p w14:paraId="454660BD" w14:textId="2CB221AF" w:rsidR="002F2081" w:rsidDel="00F46A58" w:rsidRDefault="002F2081">
      <w:pPr>
        <w:keepNext/>
        <w:pageBreakBefore/>
        <w:numPr>
          <w:ilvl w:val="0"/>
          <w:numId w:val="3"/>
        </w:numPr>
        <w:spacing w:before="240" w:after="240"/>
        <w:ind w:left="431" w:right="720" w:hanging="431"/>
        <w:outlineLvl w:val="0"/>
        <w:rPr>
          <w:del w:id="1661" w:author="Dick" w:date="2019-07-08T09:24:00Z"/>
          <w:rFonts w:ascii="Calibri" w:hAnsi="Calibri"/>
          <w:noProof/>
          <w:lang w:val="en-ZA" w:eastAsia="en-ZA"/>
        </w:rPr>
        <w:pPrChange w:id="1662" w:author="Dick" w:date="2019-07-08T09:24:00Z">
          <w:pPr>
            <w:ind w:left="0"/>
          </w:pPr>
        </w:pPrChange>
      </w:pPr>
    </w:p>
    <w:p w14:paraId="37FA023C" w14:textId="5C349B5E" w:rsidR="002F2081" w:rsidDel="00F46A58" w:rsidRDefault="002F2081">
      <w:pPr>
        <w:keepNext/>
        <w:pageBreakBefore/>
        <w:numPr>
          <w:ilvl w:val="0"/>
          <w:numId w:val="3"/>
        </w:numPr>
        <w:spacing w:before="240" w:after="240"/>
        <w:ind w:left="431" w:right="720" w:hanging="431"/>
        <w:outlineLvl w:val="0"/>
        <w:rPr>
          <w:del w:id="1663" w:author="Dick" w:date="2019-07-08T09:24:00Z"/>
          <w:rFonts w:ascii="Calibri" w:hAnsi="Calibri"/>
          <w:noProof/>
          <w:lang w:val="en-ZA" w:eastAsia="en-ZA"/>
        </w:rPr>
        <w:pPrChange w:id="1664" w:author="Dick" w:date="2019-07-08T09:24:00Z">
          <w:pPr>
            <w:ind w:left="0"/>
          </w:pPr>
        </w:pPrChange>
      </w:pPr>
      <w:del w:id="1665" w:author="Dick" w:date="2019-07-08T09:24:00Z">
        <w:r w:rsidDel="00F46A58">
          <w:rPr>
            <w:rFonts w:ascii="Calibri" w:hAnsi="Calibri"/>
            <w:noProof/>
            <w:lang w:val="en-ZA" w:eastAsia="en-ZA"/>
          </w:rPr>
          <w:delText>Open a document with the suffix of .</w:delText>
        </w:r>
        <w:r w:rsidRPr="002F2081" w:rsidDel="00F46A58">
          <w:rPr>
            <w:rFonts w:ascii="Calibri" w:hAnsi="Calibri"/>
            <w:b/>
            <w:noProof/>
            <w:lang w:val="en-ZA" w:eastAsia="en-ZA"/>
          </w:rPr>
          <w:delText>tcl</w:delText>
        </w:r>
        <w:r w:rsidDel="00F46A58">
          <w:rPr>
            <w:rFonts w:ascii="Calibri" w:hAnsi="Calibri"/>
            <w:noProof/>
            <w:lang w:val="en-ZA" w:eastAsia="en-ZA"/>
          </w:rPr>
          <w:delText>. and right click in the editor window:</w:delText>
        </w:r>
      </w:del>
    </w:p>
    <w:p w14:paraId="0D348DE5" w14:textId="4F3E5096" w:rsidR="002F2081" w:rsidDel="00F46A58" w:rsidRDefault="002F2081">
      <w:pPr>
        <w:keepNext/>
        <w:pageBreakBefore/>
        <w:numPr>
          <w:ilvl w:val="0"/>
          <w:numId w:val="3"/>
        </w:numPr>
        <w:spacing w:before="240" w:after="240"/>
        <w:ind w:left="431" w:right="720" w:hanging="431"/>
        <w:outlineLvl w:val="0"/>
        <w:rPr>
          <w:del w:id="1666" w:author="Dick" w:date="2019-07-08T09:24:00Z"/>
          <w:rFonts w:ascii="Calibri" w:hAnsi="Calibri"/>
          <w:noProof/>
          <w:lang w:val="en-ZA" w:eastAsia="en-ZA"/>
        </w:rPr>
        <w:pPrChange w:id="1667" w:author="Dick" w:date="2019-07-08T09:24:00Z">
          <w:pPr>
            <w:ind w:left="0"/>
          </w:pPr>
        </w:pPrChange>
      </w:pPr>
      <w:del w:id="1668" w:author="Dick" w:date="2019-07-08T09:24:00Z">
        <w:r w:rsidDel="00F46A58">
          <w:rPr>
            <w:rFonts w:ascii="Calibri" w:hAnsi="Calibri"/>
            <w:noProof/>
          </w:rPr>
          <w:drawing>
            <wp:inline distT="0" distB="0" distL="0" distR="0" wp14:anchorId="3837B549" wp14:editId="4C327960">
              <wp:extent cx="5753100" cy="404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048125"/>
                      </a:xfrm>
                      <a:prstGeom prst="rect">
                        <a:avLst/>
                      </a:prstGeom>
                      <a:noFill/>
                      <a:ln>
                        <a:noFill/>
                      </a:ln>
                    </pic:spPr>
                  </pic:pic>
                </a:graphicData>
              </a:graphic>
            </wp:inline>
          </w:drawing>
        </w:r>
      </w:del>
    </w:p>
    <w:p w14:paraId="3434325B" w14:textId="24A67B56" w:rsidR="002F2081" w:rsidDel="00F46A58" w:rsidRDefault="002F2081">
      <w:pPr>
        <w:keepNext/>
        <w:pageBreakBefore/>
        <w:numPr>
          <w:ilvl w:val="0"/>
          <w:numId w:val="3"/>
        </w:numPr>
        <w:spacing w:before="240" w:after="240"/>
        <w:ind w:left="431" w:right="720" w:hanging="431"/>
        <w:outlineLvl w:val="0"/>
        <w:rPr>
          <w:del w:id="1669" w:author="Dick" w:date="2019-07-08T09:24:00Z"/>
          <w:rFonts w:ascii="Calibri" w:hAnsi="Calibri"/>
          <w:noProof/>
          <w:lang w:val="en-ZA" w:eastAsia="en-ZA"/>
        </w:rPr>
        <w:pPrChange w:id="1670" w:author="Dick" w:date="2019-07-08T09:24:00Z">
          <w:pPr>
            <w:ind w:left="0"/>
          </w:pPr>
        </w:pPrChange>
      </w:pPr>
    </w:p>
    <w:p w14:paraId="517C8E52" w14:textId="1E8CB160" w:rsidR="002F2081" w:rsidDel="00F46A58" w:rsidRDefault="002F2081">
      <w:pPr>
        <w:keepNext/>
        <w:pageBreakBefore/>
        <w:numPr>
          <w:ilvl w:val="0"/>
          <w:numId w:val="3"/>
        </w:numPr>
        <w:spacing w:before="240" w:after="240"/>
        <w:ind w:left="431" w:right="720" w:hanging="431"/>
        <w:outlineLvl w:val="0"/>
        <w:rPr>
          <w:del w:id="1671" w:author="Dick" w:date="2019-07-08T09:24:00Z"/>
          <w:rFonts w:ascii="Calibri" w:hAnsi="Calibri"/>
          <w:noProof/>
          <w:lang w:val="en-ZA" w:eastAsia="en-ZA"/>
        </w:rPr>
        <w:pPrChange w:id="1672" w:author="Dick" w:date="2019-07-08T09:24:00Z">
          <w:pPr>
            <w:ind w:left="0"/>
          </w:pPr>
        </w:pPrChange>
      </w:pPr>
      <w:del w:id="1673" w:author="Dick" w:date="2019-07-08T09:24:00Z">
        <w:r w:rsidDel="00F46A58">
          <w:rPr>
            <w:rFonts w:ascii="Calibri" w:hAnsi="Calibri"/>
            <w:noProof/>
            <w:lang w:val="en-ZA" w:eastAsia="en-ZA"/>
          </w:rPr>
          <w:delText xml:space="preserve">Select the Connect to MV TCL option from the menu bar. This will </w:delText>
        </w:r>
        <w:r w:rsidR="00C03645" w:rsidDel="00F46A58">
          <w:rPr>
            <w:rFonts w:ascii="Calibri" w:hAnsi="Calibri"/>
            <w:noProof/>
            <w:lang w:val="en-ZA" w:eastAsia="en-ZA"/>
          </w:rPr>
          <w:delText>open a new terminal session and execute the command you configured in the tcl settings.</w:delText>
        </w:r>
      </w:del>
    </w:p>
    <w:p w14:paraId="326CC1A6" w14:textId="167D7FFA" w:rsidR="00C03645" w:rsidDel="00F46A58" w:rsidRDefault="00C03645">
      <w:pPr>
        <w:keepNext/>
        <w:pageBreakBefore/>
        <w:numPr>
          <w:ilvl w:val="0"/>
          <w:numId w:val="3"/>
        </w:numPr>
        <w:spacing w:before="240" w:after="240"/>
        <w:ind w:left="431" w:right="720" w:hanging="431"/>
        <w:outlineLvl w:val="0"/>
        <w:rPr>
          <w:del w:id="1674" w:author="Dick" w:date="2019-07-08T09:24:00Z"/>
          <w:rFonts w:ascii="Calibri" w:hAnsi="Calibri"/>
          <w:noProof/>
          <w:lang w:val="en-ZA" w:eastAsia="en-ZA"/>
        </w:rPr>
        <w:pPrChange w:id="1675" w:author="Dick" w:date="2019-07-08T09:24:00Z">
          <w:pPr>
            <w:ind w:left="0"/>
          </w:pPr>
        </w:pPrChange>
      </w:pPr>
    </w:p>
    <w:p w14:paraId="114DB953" w14:textId="1A106AD2" w:rsidR="00C03645" w:rsidDel="00F46A58" w:rsidRDefault="00C03645">
      <w:pPr>
        <w:keepNext/>
        <w:pageBreakBefore/>
        <w:numPr>
          <w:ilvl w:val="0"/>
          <w:numId w:val="3"/>
        </w:numPr>
        <w:spacing w:before="240" w:after="240"/>
        <w:ind w:left="431" w:right="720" w:hanging="431"/>
        <w:outlineLvl w:val="0"/>
        <w:rPr>
          <w:del w:id="1676" w:author="Dick" w:date="2019-07-08T09:24:00Z"/>
          <w:rFonts w:ascii="Calibri" w:hAnsi="Calibri"/>
          <w:noProof/>
          <w:lang w:val="en-ZA" w:eastAsia="en-ZA"/>
        </w:rPr>
        <w:pPrChange w:id="1677" w:author="Dick" w:date="2019-07-08T09:24:00Z">
          <w:pPr>
            <w:ind w:left="0"/>
          </w:pPr>
        </w:pPrChange>
      </w:pPr>
      <w:del w:id="1678" w:author="Dick" w:date="2019-07-08T09:24:00Z">
        <w:r w:rsidDel="00F46A58">
          <w:rPr>
            <w:rFonts w:ascii="Calibri" w:hAnsi="Calibri"/>
            <w:noProof/>
          </w:rPr>
          <w:drawing>
            <wp:inline distT="0" distB="0" distL="0" distR="0" wp14:anchorId="47673922" wp14:editId="5E079E59">
              <wp:extent cx="5760720"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del>
    </w:p>
    <w:p w14:paraId="6DCB6B95" w14:textId="02DEC2D3" w:rsidR="00C03645" w:rsidDel="00F46A58" w:rsidRDefault="00C03645">
      <w:pPr>
        <w:keepNext/>
        <w:pageBreakBefore/>
        <w:numPr>
          <w:ilvl w:val="0"/>
          <w:numId w:val="3"/>
        </w:numPr>
        <w:spacing w:before="240" w:after="240"/>
        <w:ind w:left="431" w:right="720" w:hanging="431"/>
        <w:outlineLvl w:val="0"/>
        <w:rPr>
          <w:del w:id="1679" w:author="Dick" w:date="2019-07-08T09:24:00Z"/>
          <w:rFonts w:ascii="Calibri" w:hAnsi="Calibri"/>
          <w:noProof/>
          <w:lang w:val="en-ZA" w:eastAsia="en-ZA"/>
        </w:rPr>
        <w:pPrChange w:id="1680" w:author="Dick" w:date="2019-07-08T09:24:00Z">
          <w:pPr>
            <w:ind w:left="0"/>
          </w:pPr>
        </w:pPrChange>
      </w:pPr>
    </w:p>
    <w:p w14:paraId="2FEB2971" w14:textId="23073C11" w:rsidR="00C03645" w:rsidDel="00F46A58" w:rsidRDefault="00C03645">
      <w:pPr>
        <w:keepNext/>
        <w:pageBreakBefore/>
        <w:numPr>
          <w:ilvl w:val="0"/>
          <w:numId w:val="3"/>
        </w:numPr>
        <w:spacing w:before="240" w:after="240"/>
        <w:ind w:left="431" w:right="720" w:hanging="431"/>
        <w:outlineLvl w:val="0"/>
        <w:rPr>
          <w:del w:id="1681" w:author="Dick" w:date="2019-07-08T09:24:00Z"/>
          <w:rFonts w:ascii="Calibri" w:hAnsi="Calibri"/>
          <w:noProof/>
          <w:lang w:val="en-ZA" w:eastAsia="en-ZA"/>
        </w:rPr>
        <w:pPrChange w:id="1682" w:author="Dick" w:date="2019-07-08T09:24:00Z">
          <w:pPr>
            <w:ind w:left="0"/>
          </w:pPr>
        </w:pPrChange>
      </w:pPr>
      <w:del w:id="1683" w:author="Dick" w:date="2019-07-08T09:24:00Z">
        <w:r w:rsidDel="00F46A58">
          <w:rPr>
            <w:rFonts w:ascii="Calibri" w:hAnsi="Calibri"/>
            <w:noProof/>
            <w:lang w:val="en-ZA" w:eastAsia="en-ZA"/>
          </w:rPr>
          <w:delText>You can right click on the editor window and select Send Parameters to TCL shell from the menu bar to pass the parameters to the session. This automatically connects to you MV platform and loads a list of files that exist in the specified account.</w:delText>
        </w:r>
      </w:del>
    </w:p>
    <w:p w14:paraId="6BA1A6B2" w14:textId="67982640" w:rsidR="00C03645" w:rsidDel="00F46A58" w:rsidRDefault="00C03645">
      <w:pPr>
        <w:keepNext/>
        <w:pageBreakBefore/>
        <w:numPr>
          <w:ilvl w:val="0"/>
          <w:numId w:val="3"/>
        </w:numPr>
        <w:spacing w:before="240" w:after="240"/>
        <w:ind w:left="431" w:right="720" w:hanging="431"/>
        <w:outlineLvl w:val="0"/>
        <w:rPr>
          <w:del w:id="1684" w:author="Dick" w:date="2019-07-08T09:24:00Z"/>
          <w:rFonts w:ascii="Calibri" w:hAnsi="Calibri"/>
          <w:noProof/>
          <w:lang w:val="en-ZA" w:eastAsia="en-ZA"/>
        </w:rPr>
        <w:pPrChange w:id="1685" w:author="Dick" w:date="2019-07-08T09:24:00Z">
          <w:pPr>
            <w:ind w:left="0"/>
          </w:pPr>
        </w:pPrChange>
      </w:pPr>
    </w:p>
    <w:p w14:paraId="3384E1EB" w14:textId="4D0DD52E" w:rsidR="00C03645" w:rsidDel="00F46A58" w:rsidRDefault="00C03645">
      <w:pPr>
        <w:keepNext/>
        <w:pageBreakBefore/>
        <w:numPr>
          <w:ilvl w:val="0"/>
          <w:numId w:val="3"/>
        </w:numPr>
        <w:spacing w:before="240" w:after="240"/>
        <w:ind w:left="431" w:right="720" w:hanging="431"/>
        <w:outlineLvl w:val="0"/>
        <w:rPr>
          <w:del w:id="1686" w:author="Dick" w:date="2019-07-08T09:24:00Z"/>
          <w:rFonts w:ascii="Calibri" w:hAnsi="Calibri"/>
          <w:noProof/>
          <w:lang w:val="en-ZA" w:eastAsia="en-ZA"/>
        </w:rPr>
        <w:pPrChange w:id="1687" w:author="Dick" w:date="2019-07-08T09:24:00Z">
          <w:pPr>
            <w:spacing w:before="0"/>
            <w:ind w:left="0"/>
          </w:pPr>
        </w:pPrChange>
      </w:pPr>
      <w:del w:id="1688" w:author="Dick" w:date="2019-07-08T09:24:00Z">
        <w:r w:rsidDel="00F46A58">
          <w:rPr>
            <w:rFonts w:ascii="Calibri" w:hAnsi="Calibri"/>
            <w:noProof/>
            <w:lang w:val="en-ZA" w:eastAsia="en-ZA"/>
          </w:rPr>
          <w:br w:type="page"/>
        </w:r>
      </w:del>
    </w:p>
    <w:p w14:paraId="0BDBB38A" w14:textId="6F19E6D4" w:rsidR="00C03645" w:rsidDel="00F46A58" w:rsidRDefault="00C03645">
      <w:pPr>
        <w:pStyle w:val="Heading2"/>
        <w:pageBreakBefore/>
        <w:numPr>
          <w:ilvl w:val="0"/>
          <w:numId w:val="3"/>
        </w:numPr>
        <w:spacing w:before="240"/>
        <w:ind w:left="431" w:right="720" w:hanging="431"/>
        <w:rPr>
          <w:del w:id="1689" w:author="Dick" w:date="2019-07-08T09:24:00Z"/>
          <w:noProof/>
          <w:lang w:val="en-ZA" w:eastAsia="en-ZA"/>
        </w:rPr>
        <w:pPrChange w:id="1690" w:author="Dick" w:date="2019-07-08T09:24:00Z">
          <w:pPr>
            <w:pStyle w:val="Heading2"/>
          </w:pPr>
        </w:pPrChange>
      </w:pPr>
      <w:bookmarkStart w:id="1691" w:name="_Toc13454209"/>
      <w:del w:id="1692" w:author="Dick" w:date="2019-07-08T09:24:00Z">
        <w:r w:rsidDel="00F46A58">
          <w:rPr>
            <w:noProof/>
            <w:lang w:val="en-ZA" w:eastAsia="en-ZA"/>
          </w:rPr>
          <w:delText>TCL Features</w:delText>
        </w:r>
        <w:bookmarkEnd w:id="1691"/>
      </w:del>
    </w:p>
    <w:p w14:paraId="06836D55" w14:textId="4FB9383E" w:rsidR="00C03645" w:rsidDel="00F46A58" w:rsidRDefault="00C03645">
      <w:pPr>
        <w:keepNext/>
        <w:pageBreakBefore/>
        <w:numPr>
          <w:ilvl w:val="0"/>
          <w:numId w:val="3"/>
        </w:numPr>
        <w:spacing w:before="240" w:after="240"/>
        <w:ind w:left="431" w:right="720" w:hanging="431"/>
        <w:outlineLvl w:val="0"/>
        <w:rPr>
          <w:del w:id="1693" w:author="Dick" w:date="2019-07-08T09:24:00Z"/>
          <w:rFonts w:ascii="Calibri" w:hAnsi="Calibri"/>
          <w:noProof/>
          <w:lang w:val="en-ZA" w:eastAsia="en-ZA"/>
        </w:rPr>
        <w:pPrChange w:id="1694" w:author="Dick" w:date="2019-07-08T09:24:00Z">
          <w:pPr>
            <w:ind w:left="0"/>
          </w:pPr>
        </w:pPrChange>
      </w:pPr>
    </w:p>
    <w:p w14:paraId="7B061231" w14:textId="15DBDCD7" w:rsidR="00C03645" w:rsidDel="00F46A58" w:rsidRDefault="00C03645">
      <w:pPr>
        <w:pStyle w:val="Heading3"/>
        <w:pageBreakBefore/>
        <w:numPr>
          <w:ilvl w:val="0"/>
          <w:numId w:val="3"/>
        </w:numPr>
        <w:ind w:left="431" w:right="720" w:hanging="431"/>
        <w:rPr>
          <w:del w:id="1695" w:author="Dick" w:date="2019-07-08T09:24:00Z"/>
          <w:noProof/>
          <w:lang w:val="en-ZA" w:eastAsia="en-ZA"/>
        </w:rPr>
        <w:pPrChange w:id="1696" w:author="Dick" w:date="2019-07-08T09:24:00Z">
          <w:pPr>
            <w:pStyle w:val="Heading3"/>
          </w:pPr>
        </w:pPrChange>
      </w:pPr>
      <w:bookmarkStart w:id="1697" w:name="_Toc13454210"/>
      <w:del w:id="1698" w:author="Dick" w:date="2019-07-08T09:24:00Z">
        <w:r w:rsidDel="00F46A58">
          <w:rPr>
            <w:noProof/>
            <w:lang w:val="en-ZA" w:eastAsia="en-ZA"/>
          </w:rPr>
          <w:delText>Intellisense</w:delText>
        </w:r>
        <w:bookmarkEnd w:id="1697"/>
      </w:del>
    </w:p>
    <w:p w14:paraId="32F4EA79" w14:textId="2EB3E059" w:rsidR="00C03645" w:rsidDel="00F46A58" w:rsidRDefault="00C03645">
      <w:pPr>
        <w:keepNext/>
        <w:pageBreakBefore/>
        <w:numPr>
          <w:ilvl w:val="0"/>
          <w:numId w:val="3"/>
        </w:numPr>
        <w:spacing w:before="240" w:after="240"/>
        <w:ind w:left="431" w:right="720" w:hanging="431"/>
        <w:outlineLvl w:val="0"/>
        <w:rPr>
          <w:del w:id="1699" w:author="Dick" w:date="2019-07-08T09:24:00Z"/>
          <w:rFonts w:ascii="Calibri" w:hAnsi="Calibri"/>
          <w:noProof/>
          <w:lang w:val="en-ZA" w:eastAsia="en-ZA"/>
        </w:rPr>
        <w:pPrChange w:id="1700" w:author="Dick" w:date="2019-07-08T09:24:00Z">
          <w:pPr>
            <w:ind w:left="0"/>
          </w:pPr>
        </w:pPrChange>
      </w:pPr>
    </w:p>
    <w:p w14:paraId="78D3E36B" w14:textId="6DCC813B" w:rsidR="00C03645" w:rsidDel="00F46A58" w:rsidRDefault="00C03645">
      <w:pPr>
        <w:keepNext/>
        <w:pageBreakBefore/>
        <w:numPr>
          <w:ilvl w:val="0"/>
          <w:numId w:val="3"/>
        </w:numPr>
        <w:spacing w:before="240" w:after="240"/>
        <w:ind w:left="431" w:right="720" w:hanging="431"/>
        <w:outlineLvl w:val="0"/>
        <w:rPr>
          <w:del w:id="1701" w:author="Dick" w:date="2019-07-08T09:24:00Z"/>
          <w:rFonts w:ascii="Calibri" w:hAnsi="Calibri"/>
          <w:noProof/>
          <w:lang w:val="en-ZA" w:eastAsia="en-ZA"/>
        </w:rPr>
        <w:pPrChange w:id="1702" w:author="Dick" w:date="2019-07-08T09:24:00Z">
          <w:pPr>
            <w:ind w:left="0"/>
          </w:pPr>
        </w:pPrChange>
      </w:pPr>
      <w:del w:id="1703" w:author="Dick" w:date="2019-07-08T09:24:00Z">
        <w:r w:rsidDel="00F46A58">
          <w:rPr>
            <w:rFonts w:ascii="Calibri" w:hAnsi="Calibri"/>
            <w:noProof/>
            <w:lang w:val="en-ZA" w:eastAsia="en-ZA"/>
          </w:rPr>
          <w:delText>As you begin typing a list of available TCL commands are displayed for your selection. It also display the syntax that will be required.</w:delText>
        </w:r>
      </w:del>
    </w:p>
    <w:p w14:paraId="73C87A4D" w14:textId="5986B097" w:rsidR="00C03645" w:rsidDel="00F46A58" w:rsidRDefault="00C03645">
      <w:pPr>
        <w:keepNext/>
        <w:pageBreakBefore/>
        <w:numPr>
          <w:ilvl w:val="0"/>
          <w:numId w:val="3"/>
        </w:numPr>
        <w:spacing w:before="240" w:after="240"/>
        <w:ind w:left="431" w:right="720" w:hanging="431"/>
        <w:outlineLvl w:val="0"/>
        <w:rPr>
          <w:del w:id="1704" w:author="Dick" w:date="2019-07-08T09:24:00Z"/>
          <w:rFonts w:ascii="Calibri" w:hAnsi="Calibri"/>
          <w:noProof/>
          <w:lang w:val="en-ZA" w:eastAsia="en-ZA"/>
        </w:rPr>
        <w:pPrChange w:id="1705" w:author="Dick" w:date="2019-07-08T09:24:00Z">
          <w:pPr>
            <w:ind w:left="0"/>
          </w:pPr>
        </w:pPrChange>
      </w:pPr>
    </w:p>
    <w:p w14:paraId="6D08D4AE" w14:textId="6B73D6BA" w:rsidR="00C03645" w:rsidDel="00F46A58" w:rsidRDefault="00C03645">
      <w:pPr>
        <w:keepNext/>
        <w:pageBreakBefore/>
        <w:numPr>
          <w:ilvl w:val="0"/>
          <w:numId w:val="3"/>
        </w:numPr>
        <w:spacing w:before="240" w:after="240"/>
        <w:ind w:left="431" w:right="720" w:hanging="431"/>
        <w:outlineLvl w:val="0"/>
        <w:rPr>
          <w:del w:id="1706" w:author="Dick" w:date="2019-07-08T09:24:00Z"/>
          <w:rFonts w:ascii="Calibri" w:hAnsi="Calibri"/>
          <w:noProof/>
          <w:lang w:val="en-ZA" w:eastAsia="en-ZA"/>
        </w:rPr>
        <w:pPrChange w:id="1707" w:author="Dick" w:date="2019-07-08T09:24:00Z">
          <w:pPr>
            <w:ind w:left="0"/>
          </w:pPr>
        </w:pPrChange>
      </w:pPr>
      <w:del w:id="1708" w:author="Dick" w:date="2019-07-08T09:24:00Z">
        <w:r w:rsidDel="00F46A58">
          <w:rPr>
            <w:rFonts w:ascii="Calibri" w:hAnsi="Calibri"/>
            <w:noProof/>
          </w:rPr>
          <w:drawing>
            <wp:inline distT="0" distB="0" distL="0" distR="0" wp14:anchorId="6552A3BB" wp14:editId="2E603040">
              <wp:extent cx="5753100" cy="404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4048125"/>
                      </a:xfrm>
                      <a:prstGeom prst="rect">
                        <a:avLst/>
                      </a:prstGeom>
                      <a:noFill/>
                      <a:ln>
                        <a:noFill/>
                      </a:ln>
                    </pic:spPr>
                  </pic:pic>
                </a:graphicData>
              </a:graphic>
            </wp:inline>
          </w:drawing>
        </w:r>
      </w:del>
    </w:p>
    <w:p w14:paraId="06D40908" w14:textId="56019215" w:rsidR="00C03645" w:rsidDel="00F46A58" w:rsidRDefault="00C03645">
      <w:pPr>
        <w:keepNext/>
        <w:pageBreakBefore/>
        <w:numPr>
          <w:ilvl w:val="0"/>
          <w:numId w:val="3"/>
        </w:numPr>
        <w:spacing w:before="240" w:after="240"/>
        <w:ind w:left="431" w:right="720" w:hanging="431"/>
        <w:outlineLvl w:val="0"/>
        <w:rPr>
          <w:del w:id="1709" w:author="Dick" w:date="2019-07-08T09:24:00Z"/>
          <w:rFonts w:ascii="Calibri" w:hAnsi="Calibri"/>
          <w:noProof/>
          <w:lang w:val="en-ZA" w:eastAsia="en-ZA"/>
        </w:rPr>
        <w:pPrChange w:id="1710" w:author="Dick" w:date="2019-07-08T09:24:00Z">
          <w:pPr>
            <w:ind w:left="0"/>
          </w:pPr>
        </w:pPrChange>
      </w:pPr>
    </w:p>
    <w:p w14:paraId="0F6B2817" w14:textId="2329DA10" w:rsidR="00C03645" w:rsidDel="00F46A58" w:rsidRDefault="00C03645">
      <w:pPr>
        <w:keepNext/>
        <w:pageBreakBefore/>
        <w:numPr>
          <w:ilvl w:val="0"/>
          <w:numId w:val="3"/>
        </w:numPr>
        <w:spacing w:before="240" w:after="240"/>
        <w:ind w:left="431" w:right="720" w:hanging="431"/>
        <w:outlineLvl w:val="0"/>
        <w:rPr>
          <w:del w:id="1711" w:author="Dick" w:date="2019-07-08T09:24:00Z"/>
          <w:rFonts w:ascii="Calibri" w:hAnsi="Calibri"/>
          <w:noProof/>
          <w:lang w:val="en-ZA" w:eastAsia="en-ZA"/>
        </w:rPr>
        <w:pPrChange w:id="1712" w:author="Dick" w:date="2019-07-08T09:24:00Z">
          <w:pPr>
            <w:ind w:left="0"/>
          </w:pPr>
        </w:pPrChange>
      </w:pPr>
      <w:del w:id="1713" w:author="Dick" w:date="2019-07-08T09:24:00Z">
        <w:r w:rsidDel="00F46A58">
          <w:rPr>
            <w:rFonts w:ascii="Calibri" w:hAnsi="Calibri"/>
            <w:noProof/>
            <w:lang w:val="en-ZA" w:eastAsia="en-ZA"/>
          </w:rPr>
          <w:delText>The intellisence takes congnisance of the type of TCL sentence you are creating and will display a list of filenames, dictionary names and item names if your sentence requires them.</w:delText>
        </w:r>
      </w:del>
    </w:p>
    <w:p w14:paraId="1CEDA5F7" w14:textId="179F5F26" w:rsidR="00C03645" w:rsidDel="00F46A58" w:rsidRDefault="00C03645">
      <w:pPr>
        <w:keepNext/>
        <w:pageBreakBefore/>
        <w:numPr>
          <w:ilvl w:val="0"/>
          <w:numId w:val="3"/>
        </w:numPr>
        <w:spacing w:before="240" w:after="240"/>
        <w:ind w:left="431" w:right="720" w:hanging="431"/>
        <w:outlineLvl w:val="0"/>
        <w:rPr>
          <w:del w:id="1714" w:author="Dick" w:date="2019-07-08T09:24:00Z"/>
          <w:rFonts w:ascii="Calibri" w:hAnsi="Calibri"/>
          <w:noProof/>
          <w:lang w:val="en-ZA" w:eastAsia="en-ZA"/>
        </w:rPr>
        <w:pPrChange w:id="1715" w:author="Dick" w:date="2019-07-08T09:24:00Z">
          <w:pPr>
            <w:ind w:left="0"/>
          </w:pPr>
        </w:pPrChange>
      </w:pPr>
    </w:p>
    <w:p w14:paraId="6404C3A1" w14:textId="657A6B67" w:rsidR="00C03645" w:rsidDel="00F46A58" w:rsidRDefault="00C03645">
      <w:pPr>
        <w:keepNext/>
        <w:pageBreakBefore/>
        <w:numPr>
          <w:ilvl w:val="0"/>
          <w:numId w:val="3"/>
        </w:numPr>
        <w:spacing w:before="240" w:after="240"/>
        <w:ind w:left="431" w:right="720" w:hanging="431"/>
        <w:outlineLvl w:val="0"/>
        <w:rPr>
          <w:del w:id="1716" w:author="Dick" w:date="2019-07-08T09:24:00Z"/>
          <w:rFonts w:ascii="Calibri" w:hAnsi="Calibri"/>
          <w:noProof/>
          <w:lang w:val="en-ZA" w:eastAsia="en-ZA"/>
        </w:rPr>
        <w:pPrChange w:id="1717" w:author="Dick" w:date="2019-07-08T09:24:00Z">
          <w:pPr>
            <w:ind w:left="0"/>
          </w:pPr>
        </w:pPrChange>
      </w:pPr>
      <w:del w:id="1718" w:author="Dick" w:date="2019-07-08T09:24:00Z">
        <w:r w:rsidDel="00F46A58">
          <w:rPr>
            <w:rFonts w:ascii="Calibri" w:hAnsi="Calibri"/>
            <w:noProof/>
          </w:rPr>
          <w:drawing>
            <wp:inline distT="0" distB="0" distL="0" distR="0" wp14:anchorId="3B27CFA2" wp14:editId="01553F2A">
              <wp:extent cx="5760720" cy="4023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del>
    </w:p>
    <w:p w14:paraId="25D1DB98" w14:textId="1F3B8925" w:rsidR="00811052" w:rsidDel="00F46A58" w:rsidRDefault="00811052">
      <w:pPr>
        <w:keepNext/>
        <w:pageBreakBefore/>
        <w:numPr>
          <w:ilvl w:val="0"/>
          <w:numId w:val="3"/>
        </w:numPr>
        <w:spacing w:before="240" w:after="240"/>
        <w:ind w:left="431" w:right="720" w:hanging="431"/>
        <w:outlineLvl w:val="0"/>
        <w:rPr>
          <w:del w:id="1719" w:author="Dick" w:date="2019-07-08T09:24:00Z"/>
          <w:rFonts w:ascii="Calibri" w:hAnsi="Calibri"/>
          <w:noProof/>
          <w:lang w:val="en-ZA" w:eastAsia="en-ZA"/>
        </w:rPr>
        <w:pPrChange w:id="1720" w:author="Dick" w:date="2019-07-08T09:24:00Z">
          <w:pPr>
            <w:ind w:left="0"/>
          </w:pPr>
        </w:pPrChange>
      </w:pPr>
      <w:del w:id="1721" w:author="Dick" w:date="2019-07-08T09:24:00Z">
        <w:r w:rsidDel="00F46A58">
          <w:rPr>
            <w:rFonts w:ascii="Calibri" w:hAnsi="Calibri"/>
            <w:noProof/>
          </w:rPr>
          <w:drawing>
            <wp:inline distT="0" distB="0" distL="0" distR="0" wp14:anchorId="3E64E269" wp14:editId="3F4E99CE">
              <wp:extent cx="57607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del>
    </w:p>
    <w:p w14:paraId="7EE22377" w14:textId="4A0908CA" w:rsidR="00811052" w:rsidDel="00F46A58" w:rsidRDefault="00811052">
      <w:pPr>
        <w:keepNext/>
        <w:pageBreakBefore/>
        <w:numPr>
          <w:ilvl w:val="0"/>
          <w:numId w:val="3"/>
        </w:numPr>
        <w:spacing w:before="240" w:after="240"/>
        <w:ind w:left="431" w:right="720" w:hanging="431"/>
        <w:outlineLvl w:val="0"/>
        <w:rPr>
          <w:del w:id="1722" w:author="Dick" w:date="2019-07-08T09:24:00Z"/>
          <w:rFonts w:ascii="Calibri" w:hAnsi="Calibri"/>
          <w:noProof/>
          <w:lang w:val="en-ZA" w:eastAsia="en-ZA"/>
        </w:rPr>
        <w:pPrChange w:id="1723" w:author="Dick" w:date="2019-07-08T09:24:00Z">
          <w:pPr>
            <w:ind w:left="0"/>
          </w:pPr>
        </w:pPrChange>
      </w:pPr>
    </w:p>
    <w:p w14:paraId="447796D9" w14:textId="473F243C" w:rsidR="00811052" w:rsidDel="00F46A58" w:rsidRDefault="00811052">
      <w:pPr>
        <w:pStyle w:val="Heading3"/>
        <w:pageBreakBefore/>
        <w:numPr>
          <w:ilvl w:val="0"/>
          <w:numId w:val="3"/>
        </w:numPr>
        <w:ind w:left="431" w:right="720" w:hanging="431"/>
        <w:rPr>
          <w:del w:id="1724" w:author="Dick" w:date="2019-07-08T09:24:00Z"/>
          <w:noProof/>
          <w:lang w:val="en-ZA" w:eastAsia="en-ZA"/>
        </w:rPr>
        <w:pPrChange w:id="1725" w:author="Dick" w:date="2019-07-08T09:24:00Z">
          <w:pPr>
            <w:pStyle w:val="Heading3"/>
          </w:pPr>
        </w:pPrChange>
      </w:pPr>
      <w:bookmarkStart w:id="1726" w:name="_Toc13454211"/>
      <w:del w:id="1727" w:author="Dick" w:date="2019-07-08T09:24:00Z">
        <w:r w:rsidDel="00F46A58">
          <w:rPr>
            <w:noProof/>
            <w:lang w:val="en-ZA" w:eastAsia="en-ZA"/>
          </w:rPr>
          <w:delText>Automatically execute script lines</w:delText>
        </w:r>
        <w:bookmarkEnd w:id="1726"/>
      </w:del>
    </w:p>
    <w:p w14:paraId="3AE2DE2C" w14:textId="5C5DECAF" w:rsidR="00811052" w:rsidDel="00F46A58" w:rsidRDefault="00811052">
      <w:pPr>
        <w:keepNext/>
        <w:pageBreakBefore/>
        <w:numPr>
          <w:ilvl w:val="0"/>
          <w:numId w:val="3"/>
        </w:numPr>
        <w:spacing w:before="240" w:after="240"/>
        <w:ind w:left="431" w:right="720" w:hanging="431"/>
        <w:outlineLvl w:val="0"/>
        <w:rPr>
          <w:del w:id="1728" w:author="Dick" w:date="2019-07-08T09:24:00Z"/>
          <w:rFonts w:ascii="Calibri" w:hAnsi="Calibri"/>
          <w:noProof/>
          <w:lang w:val="en-ZA" w:eastAsia="en-ZA"/>
        </w:rPr>
        <w:pPrChange w:id="1729" w:author="Dick" w:date="2019-07-08T09:24:00Z">
          <w:pPr>
            <w:ind w:left="0"/>
          </w:pPr>
        </w:pPrChange>
      </w:pPr>
    </w:p>
    <w:p w14:paraId="2C720192" w14:textId="5ABC7799" w:rsidR="00811052" w:rsidDel="00F46A58" w:rsidRDefault="00811052">
      <w:pPr>
        <w:keepNext/>
        <w:pageBreakBefore/>
        <w:numPr>
          <w:ilvl w:val="0"/>
          <w:numId w:val="3"/>
        </w:numPr>
        <w:spacing w:before="240" w:after="240"/>
        <w:ind w:left="431" w:right="720" w:hanging="431"/>
        <w:outlineLvl w:val="0"/>
        <w:rPr>
          <w:del w:id="1730" w:author="Dick" w:date="2019-07-08T09:24:00Z"/>
          <w:rFonts w:ascii="Calibri" w:hAnsi="Calibri"/>
          <w:noProof/>
          <w:lang w:val="en-ZA" w:eastAsia="en-ZA"/>
        </w:rPr>
        <w:pPrChange w:id="1731" w:author="Dick" w:date="2019-07-08T09:24:00Z">
          <w:pPr>
            <w:ind w:left="0"/>
          </w:pPr>
        </w:pPrChange>
      </w:pPr>
      <w:del w:id="1732" w:author="Dick" w:date="2019-07-08T09:24:00Z">
        <w:r w:rsidDel="00F46A58">
          <w:rPr>
            <w:rFonts w:ascii="Calibri" w:hAnsi="Calibri"/>
            <w:noProof/>
            <w:lang w:val="en-ZA" w:eastAsia="en-ZA"/>
          </w:rPr>
          <w:delText xml:space="preserve">You can execute the current statement by </w:delText>
        </w:r>
        <w:r w:rsidRPr="00811052" w:rsidDel="00F46A58">
          <w:rPr>
            <w:rFonts w:ascii="Calibri" w:hAnsi="Calibri"/>
            <w:b/>
            <w:noProof/>
            <w:lang w:val="en-ZA" w:eastAsia="en-ZA"/>
          </w:rPr>
          <w:delText>pressing F5</w:delText>
        </w:r>
        <w:r w:rsidDel="00F46A58">
          <w:rPr>
            <w:rFonts w:ascii="Calibri" w:hAnsi="Calibri"/>
            <w:noProof/>
            <w:lang w:val="en-ZA" w:eastAsia="en-ZA"/>
          </w:rPr>
          <w:delText xml:space="preserve"> on the line you wish to execute:</w:delText>
        </w:r>
      </w:del>
    </w:p>
    <w:p w14:paraId="2CB311BC" w14:textId="0B44FD54" w:rsidR="00811052" w:rsidDel="00F46A58" w:rsidRDefault="00811052">
      <w:pPr>
        <w:keepNext/>
        <w:pageBreakBefore/>
        <w:numPr>
          <w:ilvl w:val="0"/>
          <w:numId w:val="3"/>
        </w:numPr>
        <w:spacing w:before="240" w:after="240"/>
        <w:ind w:left="431" w:right="720" w:hanging="431"/>
        <w:outlineLvl w:val="0"/>
        <w:rPr>
          <w:del w:id="1733" w:author="Dick" w:date="2019-07-08T09:24:00Z"/>
          <w:rFonts w:ascii="Calibri" w:hAnsi="Calibri"/>
          <w:noProof/>
          <w:lang w:val="en-ZA" w:eastAsia="en-ZA"/>
        </w:rPr>
        <w:pPrChange w:id="1734" w:author="Dick" w:date="2019-07-08T09:24:00Z">
          <w:pPr>
            <w:ind w:left="0"/>
          </w:pPr>
        </w:pPrChange>
      </w:pPr>
    </w:p>
    <w:p w14:paraId="6CBC2F03" w14:textId="7B6D4A90" w:rsidR="00811052" w:rsidDel="00F46A58" w:rsidRDefault="00811052">
      <w:pPr>
        <w:keepNext/>
        <w:pageBreakBefore/>
        <w:numPr>
          <w:ilvl w:val="0"/>
          <w:numId w:val="3"/>
        </w:numPr>
        <w:spacing w:before="240" w:after="240"/>
        <w:ind w:left="431" w:right="720" w:hanging="431"/>
        <w:outlineLvl w:val="0"/>
        <w:rPr>
          <w:del w:id="1735" w:author="Dick" w:date="2019-07-08T09:24:00Z"/>
          <w:rFonts w:ascii="Calibri" w:hAnsi="Calibri"/>
          <w:noProof/>
          <w:lang w:val="en-ZA" w:eastAsia="en-ZA"/>
        </w:rPr>
        <w:pPrChange w:id="1736" w:author="Dick" w:date="2019-07-08T09:24:00Z">
          <w:pPr>
            <w:ind w:left="0"/>
          </w:pPr>
        </w:pPrChange>
      </w:pPr>
      <w:del w:id="1737" w:author="Dick" w:date="2019-07-08T09:24:00Z">
        <w:r w:rsidDel="00F46A58">
          <w:rPr>
            <w:rFonts w:ascii="Calibri" w:hAnsi="Calibri"/>
            <w:noProof/>
          </w:rPr>
          <w:drawing>
            <wp:inline distT="0" distB="0" distL="0" distR="0" wp14:anchorId="456F59F7" wp14:editId="5BDB224F">
              <wp:extent cx="5762625" cy="3638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3638550"/>
                      </a:xfrm>
                      <a:prstGeom prst="rect">
                        <a:avLst/>
                      </a:prstGeom>
                      <a:noFill/>
                      <a:ln>
                        <a:noFill/>
                      </a:ln>
                    </pic:spPr>
                  </pic:pic>
                </a:graphicData>
              </a:graphic>
            </wp:inline>
          </w:drawing>
        </w:r>
      </w:del>
    </w:p>
    <w:p w14:paraId="0A647E81" w14:textId="2AD27CBC" w:rsidR="00811052" w:rsidDel="00F46A58" w:rsidRDefault="00811052">
      <w:pPr>
        <w:keepNext/>
        <w:pageBreakBefore/>
        <w:numPr>
          <w:ilvl w:val="0"/>
          <w:numId w:val="3"/>
        </w:numPr>
        <w:spacing w:before="240" w:after="240"/>
        <w:ind w:left="431" w:right="720" w:hanging="431"/>
        <w:outlineLvl w:val="0"/>
        <w:rPr>
          <w:del w:id="1738" w:author="Dick" w:date="2019-07-08T09:24:00Z"/>
          <w:rFonts w:ascii="Calibri" w:hAnsi="Calibri"/>
          <w:noProof/>
          <w:lang w:val="en-ZA" w:eastAsia="en-ZA"/>
        </w:rPr>
        <w:pPrChange w:id="1739" w:author="Dick" w:date="2019-07-08T09:24:00Z">
          <w:pPr>
            <w:ind w:left="0"/>
          </w:pPr>
        </w:pPrChange>
      </w:pPr>
    </w:p>
    <w:p w14:paraId="4C55CA71" w14:textId="6314A07E" w:rsidR="00811052" w:rsidDel="00F46A58" w:rsidRDefault="00811052">
      <w:pPr>
        <w:keepNext/>
        <w:pageBreakBefore/>
        <w:numPr>
          <w:ilvl w:val="0"/>
          <w:numId w:val="3"/>
        </w:numPr>
        <w:spacing w:before="240" w:after="240"/>
        <w:ind w:left="431" w:right="720" w:hanging="431"/>
        <w:outlineLvl w:val="0"/>
        <w:rPr>
          <w:del w:id="1740" w:author="Dick" w:date="2019-07-08T09:24:00Z"/>
          <w:rFonts w:ascii="Calibri" w:hAnsi="Calibri"/>
          <w:noProof/>
          <w:lang w:val="en-ZA" w:eastAsia="en-ZA"/>
        </w:rPr>
        <w:pPrChange w:id="1741" w:author="Dick" w:date="2019-07-08T09:24:00Z">
          <w:pPr>
            <w:ind w:left="0"/>
          </w:pPr>
        </w:pPrChange>
      </w:pPr>
      <w:del w:id="1742" w:author="Dick" w:date="2019-07-08T09:24:00Z">
        <w:r w:rsidDel="00F46A58">
          <w:rPr>
            <w:rFonts w:ascii="Calibri" w:hAnsi="Calibri"/>
            <w:noProof/>
            <w:lang w:val="en-ZA" w:eastAsia="en-ZA"/>
          </w:rPr>
          <w:delText xml:space="preserve">Multiple statements can be executed by select the lines you wish to execute and  then </w:delText>
        </w:r>
        <w:r w:rsidRPr="00811052" w:rsidDel="00F46A58">
          <w:rPr>
            <w:rFonts w:ascii="Calibri" w:hAnsi="Calibri"/>
            <w:b/>
            <w:noProof/>
            <w:lang w:val="en-ZA" w:eastAsia="en-ZA"/>
          </w:rPr>
          <w:delText>pressing F5.</w:delText>
        </w:r>
      </w:del>
    </w:p>
    <w:p w14:paraId="12443801" w14:textId="15C6ADC6" w:rsidR="00811052" w:rsidDel="00F46A58" w:rsidRDefault="00811052">
      <w:pPr>
        <w:keepNext/>
        <w:pageBreakBefore/>
        <w:numPr>
          <w:ilvl w:val="0"/>
          <w:numId w:val="3"/>
        </w:numPr>
        <w:spacing w:before="240" w:after="240"/>
        <w:ind w:left="431" w:right="720" w:hanging="431"/>
        <w:outlineLvl w:val="0"/>
        <w:rPr>
          <w:del w:id="1743" w:author="Dick" w:date="2019-07-08T09:24:00Z"/>
          <w:rFonts w:ascii="Calibri" w:hAnsi="Calibri"/>
          <w:noProof/>
          <w:lang w:val="en-ZA" w:eastAsia="en-ZA"/>
        </w:rPr>
        <w:pPrChange w:id="1744" w:author="Dick" w:date="2019-07-08T09:24:00Z">
          <w:pPr>
            <w:spacing w:before="0"/>
            <w:ind w:left="0"/>
          </w:pPr>
        </w:pPrChange>
      </w:pPr>
      <w:del w:id="1745" w:author="Dick" w:date="2019-07-08T09:24:00Z">
        <w:r w:rsidDel="00F46A58">
          <w:rPr>
            <w:rFonts w:ascii="Calibri" w:hAnsi="Calibri"/>
            <w:noProof/>
            <w:lang w:val="en-ZA" w:eastAsia="en-ZA"/>
          </w:rPr>
          <w:br w:type="page"/>
        </w:r>
      </w:del>
    </w:p>
    <w:p w14:paraId="5E2547DE" w14:textId="42C83E45" w:rsidR="00811052" w:rsidDel="00F46A58" w:rsidRDefault="00811052">
      <w:pPr>
        <w:pStyle w:val="Heading3"/>
        <w:pageBreakBefore/>
        <w:numPr>
          <w:ilvl w:val="0"/>
          <w:numId w:val="3"/>
        </w:numPr>
        <w:ind w:left="431" w:right="720" w:hanging="431"/>
        <w:rPr>
          <w:del w:id="1746" w:author="Dick" w:date="2019-07-08T09:24:00Z"/>
          <w:noProof/>
          <w:lang w:val="en-ZA" w:eastAsia="en-ZA"/>
        </w:rPr>
        <w:pPrChange w:id="1747" w:author="Dick" w:date="2019-07-08T09:24:00Z">
          <w:pPr>
            <w:pStyle w:val="Heading3"/>
          </w:pPr>
        </w:pPrChange>
      </w:pPr>
      <w:bookmarkStart w:id="1748" w:name="_Toc13454212"/>
      <w:del w:id="1749" w:author="Dick" w:date="2019-07-08T09:24:00Z">
        <w:r w:rsidDel="00F46A58">
          <w:rPr>
            <w:noProof/>
            <w:lang w:val="en-ZA" w:eastAsia="en-ZA"/>
          </w:rPr>
          <w:delText>Error highlighting</w:delText>
        </w:r>
        <w:bookmarkEnd w:id="1748"/>
      </w:del>
    </w:p>
    <w:p w14:paraId="5742F0C1" w14:textId="1709ADD8" w:rsidR="00811052" w:rsidDel="00F46A58" w:rsidRDefault="00811052">
      <w:pPr>
        <w:keepNext/>
        <w:pageBreakBefore/>
        <w:numPr>
          <w:ilvl w:val="0"/>
          <w:numId w:val="3"/>
        </w:numPr>
        <w:spacing w:before="240" w:after="240"/>
        <w:ind w:left="431" w:right="720" w:hanging="431"/>
        <w:outlineLvl w:val="0"/>
        <w:rPr>
          <w:del w:id="1750" w:author="Dick" w:date="2019-07-08T09:24:00Z"/>
          <w:rFonts w:ascii="Calibri" w:hAnsi="Calibri"/>
          <w:noProof/>
          <w:lang w:val="en-ZA" w:eastAsia="en-ZA"/>
        </w:rPr>
        <w:pPrChange w:id="1751" w:author="Dick" w:date="2019-07-08T09:24:00Z">
          <w:pPr>
            <w:ind w:left="0"/>
          </w:pPr>
        </w:pPrChange>
      </w:pPr>
    </w:p>
    <w:p w14:paraId="3E1B058A" w14:textId="46D42E88" w:rsidR="00811052" w:rsidDel="00F46A58" w:rsidRDefault="00811052">
      <w:pPr>
        <w:keepNext/>
        <w:pageBreakBefore/>
        <w:numPr>
          <w:ilvl w:val="0"/>
          <w:numId w:val="3"/>
        </w:numPr>
        <w:spacing w:before="240" w:after="240"/>
        <w:ind w:left="431" w:right="720" w:hanging="431"/>
        <w:outlineLvl w:val="0"/>
        <w:rPr>
          <w:del w:id="1752" w:author="Dick" w:date="2019-07-08T09:24:00Z"/>
          <w:rFonts w:ascii="Calibri" w:hAnsi="Calibri"/>
          <w:noProof/>
          <w:lang w:val="en-ZA" w:eastAsia="en-ZA"/>
        </w:rPr>
        <w:pPrChange w:id="1753" w:author="Dick" w:date="2019-07-08T09:24:00Z">
          <w:pPr>
            <w:ind w:left="0"/>
          </w:pPr>
        </w:pPrChange>
      </w:pPr>
      <w:del w:id="1754" w:author="Dick" w:date="2019-07-08T09:24:00Z">
        <w:r w:rsidDel="00F46A58">
          <w:rPr>
            <w:rFonts w:ascii="Calibri" w:hAnsi="Calibri"/>
            <w:noProof/>
            <w:lang w:val="en-ZA" w:eastAsia="en-ZA"/>
          </w:rPr>
          <w:delText>You extension evaluates you statement and highlights any errors it have found like invalid files names and invalid dictionary items.</w:delText>
        </w:r>
      </w:del>
    </w:p>
    <w:p w14:paraId="2DB0486A" w14:textId="5509EA0D" w:rsidR="00811052" w:rsidDel="00F46A58" w:rsidRDefault="00811052">
      <w:pPr>
        <w:keepNext/>
        <w:pageBreakBefore/>
        <w:numPr>
          <w:ilvl w:val="0"/>
          <w:numId w:val="3"/>
        </w:numPr>
        <w:spacing w:before="240" w:after="240"/>
        <w:ind w:left="431" w:right="720" w:hanging="431"/>
        <w:outlineLvl w:val="0"/>
        <w:rPr>
          <w:del w:id="1755" w:author="Dick" w:date="2019-07-08T09:24:00Z"/>
          <w:rFonts w:ascii="Calibri" w:hAnsi="Calibri"/>
          <w:noProof/>
          <w:lang w:val="en-ZA" w:eastAsia="en-ZA"/>
        </w:rPr>
        <w:pPrChange w:id="1756" w:author="Dick" w:date="2019-07-08T09:24:00Z">
          <w:pPr>
            <w:ind w:left="0"/>
          </w:pPr>
        </w:pPrChange>
      </w:pPr>
    </w:p>
    <w:p w14:paraId="5ED6D6B5" w14:textId="730E08C5" w:rsidR="00811052" w:rsidDel="00F46A58" w:rsidRDefault="00811052">
      <w:pPr>
        <w:keepNext/>
        <w:pageBreakBefore/>
        <w:numPr>
          <w:ilvl w:val="0"/>
          <w:numId w:val="3"/>
        </w:numPr>
        <w:spacing w:before="240" w:after="240"/>
        <w:ind w:left="431" w:right="720" w:hanging="431"/>
        <w:outlineLvl w:val="0"/>
        <w:rPr>
          <w:del w:id="1757" w:author="Dick" w:date="2019-07-08T09:24:00Z"/>
          <w:rFonts w:ascii="Calibri" w:hAnsi="Calibri"/>
          <w:noProof/>
          <w:lang w:val="en-ZA" w:eastAsia="en-ZA"/>
        </w:rPr>
        <w:pPrChange w:id="1758" w:author="Dick" w:date="2019-07-08T09:24:00Z">
          <w:pPr>
            <w:ind w:left="0"/>
          </w:pPr>
        </w:pPrChange>
      </w:pPr>
      <w:del w:id="1759" w:author="Dick" w:date="2019-07-08T09:24:00Z">
        <w:r w:rsidDel="00F46A58">
          <w:rPr>
            <w:rFonts w:ascii="Calibri" w:hAnsi="Calibri"/>
            <w:noProof/>
          </w:rPr>
          <w:drawing>
            <wp:inline distT="0" distB="0" distL="0" distR="0" wp14:anchorId="00C018C7" wp14:editId="6483493B">
              <wp:extent cx="5762625" cy="3638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3638550"/>
                      </a:xfrm>
                      <a:prstGeom prst="rect">
                        <a:avLst/>
                      </a:prstGeom>
                      <a:noFill/>
                      <a:ln>
                        <a:noFill/>
                      </a:ln>
                    </pic:spPr>
                  </pic:pic>
                </a:graphicData>
              </a:graphic>
            </wp:inline>
          </w:drawing>
        </w:r>
      </w:del>
    </w:p>
    <w:p w14:paraId="72F7D38A" w14:textId="7C736752" w:rsidR="00811052" w:rsidDel="00F46A58" w:rsidRDefault="00811052">
      <w:pPr>
        <w:keepNext/>
        <w:pageBreakBefore/>
        <w:numPr>
          <w:ilvl w:val="0"/>
          <w:numId w:val="3"/>
        </w:numPr>
        <w:spacing w:before="240" w:after="240"/>
        <w:ind w:left="431" w:right="720" w:hanging="431"/>
        <w:outlineLvl w:val="0"/>
        <w:rPr>
          <w:del w:id="1760" w:author="Dick" w:date="2019-07-08T09:24:00Z"/>
          <w:rFonts w:ascii="Calibri" w:hAnsi="Calibri"/>
          <w:noProof/>
          <w:lang w:val="en-ZA" w:eastAsia="en-ZA"/>
        </w:rPr>
        <w:pPrChange w:id="1761" w:author="Dick" w:date="2019-07-08T09:24:00Z">
          <w:pPr>
            <w:ind w:left="0"/>
          </w:pPr>
        </w:pPrChange>
      </w:pPr>
    </w:p>
    <w:p w14:paraId="287B43A7" w14:textId="77D67AE5" w:rsidR="00811052" w:rsidDel="00F46A58" w:rsidRDefault="00811052">
      <w:pPr>
        <w:keepNext/>
        <w:pageBreakBefore/>
        <w:numPr>
          <w:ilvl w:val="0"/>
          <w:numId w:val="3"/>
        </w:numPr>
        <w:spacing w:before="240" w:after="240"/>
        <w:ind w:left="431" w:right="720" w:hanging="431"/>
        <w:outlineLvl w:val="0"/>
        <w:rPr>
          <w:del w:id="1762" w:author="Dick" w:date="2019-07-08T09:24:00Z"/>
          <w:rFonts w:ascii="Calibri" w:hAnsi="Calibri"/>
          <w:noProof/>
          <w:lang w:val="en-ZA" w:eastAsia="en-ZA"/>
        </w:rPr>
        <w:pPrChange w:id="1763" w:author="Dick" w:date="2019-07-08T09:24:00Z">
          <w:pPr>
            <w:spacing w:before="0"/>
            <w:ind w:left="0"/>
          </w:pPr>
        </w:pPrChange>
      </w:pPr>
      <w:del w:id="1764" w:author="Dick" w:date="2019-07-08T09:24:00Z">
        <w:r w:rsidDel="00F46A58">
          <w:rPr>
            <w:rFonts w:ascii="Calibri" w:hAnsi="Calibri"/>
            <w:noProof/>
            <w:lang w:val="en-ZA" w:eastAsia="en-ZA"/>
          </w:rPr>
          <w:br w:type="page"/>
        </w:r>
      </w:del>
    </w:p>
    <w:p w14:paraId="1BDF3483" w14:textId="73471426" w:rsidR="00811052" w:rsidDel="00F46A58" w:rsidRDefault="00811052">
      <w:pPr>
        <w:pStyle w:val="Heading3"/>
        <w:pageBreakBefore/>
        <w:numPr>
          <w:ilvl w:val="0"/>
          <w:numId w:val="3"/>
        </w:numPr>
        <w:ind w:left="431" w:right="720" w:hanging="431"/>
        <w:rPr>
          <w:del w:id="1765" w:author="Dick" w:date="2019-07-08T09:24:00Z"/>
          <w:noProof/>
          <w:lang w:val="en-ZA" w:eastAsia="en-ZA"/>
        </w:rPr>
        <w:pPrChange w:id="1766" w:author="Dick" w:date="2019-07-08T09:24:00Z">
          <w:pPr>
            <w:pStyle w:val="Heading3"/>
          </w:pPr>
        </w:pPrChange>
      </w:pPr>
      <w:bookmarkStart w:id="1767" w:name="_Toc13454213"/>
      <w:del w:id="1768" w:author="Dick" w:date="2019-07-08T09:24:00Z">
        <w:r w:rsidDel="00F46A58">
          <w:rPr>
            <w:noProof/>
            <w:lang w:val="en-ZA" w:eastAsia="en-ZA"/>
          </w:rPr>
          <w:delText>Dictionary details display</w:delText>
        </w:r>
        <w:bookmarkEnd w:id="1767"/>
      </w:del>
    </w:p>
    <w:p w14:paraId="5CEE4D12" w14:textId="08DCF257" w:rsidR="00811052" w:rsidDel="00F46A58" w:rsidRDefault="00811052">
      <w:pPr>
        <w:keepNext/>
        <w:pageBreakBefore/>
        <w:numPr>
          <w:ilvl w:val="0"/>
          <w:numId w:val="3"/>
        </w:numPr>
        <w:spacing w:before="240" w:after="240"/>
        <w:ind w:left="431" w:right="720" w:hanging="431"/>
        <w:outlineLvl w:val="0"/>
        <w:rPr>
          <w:del w:id="1769" w:author="Dick" w:date="2019-07-08T09:24:00Z"/>
          <w:rFonts w:ascii="Calibri" w:hAnsi="Calibri"/>
          <w:noProof/>
          <w:lang w:val="en-ZA" w:eastAsia="en-ZA"/>
        </w:rPr>
        <w:pPrChange w:id="1770" w:author="Dick" w:date="2019-07-08T09:24:00Z">
          <w:pPr>
            <w:ind w:left="0"/>
          </w:pPr>
        </w:pPrChange>
      </w:pPr>
    </w:p>
    <w:p w14:paraId="3D0F9051" w14:textId="3FA00D2E" w:rsidR="00811052" w:rsidDel="00F46A58" w:rsidRDefault="00811052">
      <w:pPr>
        <w:keepNext/>
        <w:pageBreakBefore/>
        <w:numPr>
          <w:ilvl w:val="0"/>
          <w:numId w:val="3"/>
        </w:numPr>
        <w:spacing w:before="240" w:after="240"/>
        <w:ind w:left="431" w:right="720" w:hanging="431"/>
        <w:outlineLvl w:val="0"/>
        <w:rPr>
          <w:del w:id="1771" w:author="Dick" w:date="2019-07-08T09:24:00Z"/>
          <w:rFonts w:ascii="Calibri" w:hAnsi="Calibri"/>
          <w:noProof/>
          <w:lang w:val="en-ZA" w:eastAsia="en-ZA"/>
        </w:rPr>
        <w:pPrChange w:id="1772" w:author="Dick" w:date="2019-07-08T09:24:00Z">
          <w:pPr>
            <w:ind w:left="0"/>
          </w:pPr>
        </w:pPrChange>
      </w:pPr>
      <w:del w:id="1773" w:author="Dick" w:date="2019-07-08T09:24:00Z">
        <w:r w:rsidDel="00F46A58">
          <w:rPr>
            <w:rFonts w:ascii="Calibri" w:hAnsi="Calibri"/>
            <w:noProof/>
            <w:lang w:val="en-ZA" w:eastAsia="en-ZA"/>
          </w:rPr>
          <w:delText xml:space="preserve">If you hover your mouse over a dictionary item, </w:delText>
        </w:r>
        <w:r w:rsidR="002173A6" w:rsidDel="00F46A58">
          <w:rPr>
            <w:rFonts w:ascii="Calibri" w:hAnsi="Calibri"/>
            <w:noProof/>
            <w:lang w:val="en-ZA" w:eastAsia="en-ZA"/>
          </w:rPr>
          <w:delText>the details of that dictionary item are displayed.</w:delText>
        </w:r>
      </w:del>
    </w:p>
    <w:p w14:paraId="19205908" w14:textId="7A266CC2" w:rsidR="002173A6" w:rsidDel="00F46A58" w:rsidRDefault="002173A6">
      <w:pPr>
        <w:keepNext/>
        <w:pageBreakBefore/>
        <w:numPr>
          <w:ilvl w:val="0"/>
          <w:numId w:val="3"/>
        </w:numPr>
        <w:spacing w:before="240" w:after="240"/>
        <w:ind w:left="431" w:right="720" w:hanging="431"/>
        <w:outlineLvl w:val="0"/>
        <w:rPr>
          <w:del w:id="1774" w:author="Dick" w:date="2019-07-08T09:24:00Z"/>
          <w:rFonts w:ascii="Calibri" w:hAnsi="Calibri"/>
          <w:noProof/>
          <w:lang w:val="en-ZA" w:eastAsia="en-ZA"/>
        </w:rPr>
        <w:pPrChange w:id="1775" w:author="Dick" w:date="2019-07-08T09:24:00Z">
          <w:pPr>
            <w:ind w:left="0"/>
          </w:pPr>
        </w:pPrChange>
      </w:pPr>
    </w:p>
    <w:p w14:paraId="09044713" w14:textId="2F274085" w:rsidR="002173A6" w:rsidRPr="004D4BD3" w:rsidRDefault="002173A6">
      <w:pPr>
        <w:keepNext/>
        <w:pageBreakBefore/>
        <w:spacing w:before="240" w:after="240"/>
        <w:ind w:left="0" w:right="720"/>
        <w:outlineLvl w:val="0"/>
        <w:rPr>
          <w:rFonts w:ascii="Calibri" w:hAnsi="Calibri"/>
          <w:noProof/>
          <w:lang w:val="en-ZA" w:eastAsia="en-ZA"/>
        </w:rPr>
        <w:pPrChange w:id="1776" w:author="Dick" w:date="2019-07-08T09:24:00Z">
          <w:pPr>
            <w:ind w:left="0"/>
          </w:pPr>
        </w:pPrChange>
      </w:pPr>
      <w:del w:id="1777" w:author="Dick" w:date="2019-07-08T09:24:00Z">
        <w:r w:rsidDel="00F46A58">
          <w:rPr>
            <w:rFonts w:ascii="Calibri" w:hAnsi="Calibri"/>
            <w:noProof/>
          </w:rPr>
          <w:lastRenderedPageBreak/>
          <w:drawing>
            <wp:inline distT="0" distB="0" distL="0" distR="0" wp14:anchorId="1B9D4C75" wp14:editId="7C8AD248">
              <wp:extent cx="5753100" cy="3638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del>
    </w:p>
    <w:sectPr w:rsidR="002173A6" w:rsidRPr="004D4BD3" w:rsidSect="00C51E56">
      <w:headerReference w:type="default" r:id="rId49"/>
      <w:headerReference w:type="first" r:id="rId50"/>
      <w:pgSz w:w="11909" w:h="16834" w:code="9"/>
      <w:pgMar w:top="1134" w:right="1418" w:bottom="1418" w:left="1418" w:header="851" w:footer="851" w:gutter="0"/>
      <w:pgBorders w:offsetFrom="page">
        <w:top w:val="single" w:sz="4" w:space="24" w:color="auto"/>
        <w:left w:val="single" w:sz="4" w:space="24" w:color="auto"/>
        <w:bottom w:val="single" w:sz="4" w:space="24" w:color="auto"/>
        <w:right w:val="single" w:sz="4" w:space="24" w:color="auto"/>
      </w:pgBorders>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249A8" w14:textId="77777777" w:rsidR="00F74337" w:rsidRDefault="00F74337">
      <w:r>
        <w:separator/>
      </w:r>
    </w:p>
  </w:endnote>
  <w:endnote w:type="continuationSeparator" w:id="0">
    <w:p w14:paraId="6C8CB139" w14:textId="77777777" w:rsidR="00F74337" w:rsidRDefault="00F74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97B16" w14:textId="77777777" w:rsidR="00F74337" w:rsidRDefault="00F74337" w:rsidP="00C51E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43CDF0" w14:textId="77777777" w:rsidR="00F74337" w:rsidRDefault="00F74337" w:rsidP="007E1B1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4DB2B" w14:textId="77777777" w:rsidR="00F74337" w:rsidRDefault="00F74337" w:rsidP="00641945">
    <w:pPr>
      <w:pStyle w:val="Footer"/>
      <w:framePr w:wrap="around" w:vAnchor="text" w:hAnchor="page" w:x="10201" w:y="3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44</w:t>
    </w:r>
    <w:r>
      <w:rPr>
        <w:rStyle w:val="PageNumber"/>
      </w:rPr>
      <w:fldChar w:fldCharType="end"/>
    </w:r>
  </w:p>
  <w:p w14:paraId="2FE8F91B" w14:textId="7C7DFB6A" w:rsidR="00F74337" w:rsidDel="00153A75" w:rsidRDefault="00F74337" w:rsidP="007E1B1F">
    <w:pPr>
      <w:pStyle w:val="Footer"/>
      <w:pBdr>
        <w:top w:val="single" w:sz="4" w:space="1" w:color="auto"/>
      </w:pBdr>
      <w:tabs>
        <w:tab w:val="clear" w:pos="4320"/>
        <w:tab w:val="clear" w:pos="8640"/>
        <w:tab w:val="right" w:pos="8641"/>
      </w:tabs>
      <w:ind w:right="360"/>
      <w:rPr>
        <w:del w:id="7" w:author="Dick" w:date="2019-07-08T04:56:00Z"/>
        <w:lang w:val="it-IT"/>
      </w:rPr>
    </w:pPr>
    <w:r>
      <w:rPr>
        <w:lang w:val="it-IT"/>
      </w:rPr>
      <w:t>MV</w:t>
    </w:r>
    <w:del w:id="8" w:author="Dick" w:date="2019-07-08T04:57:00Z">
      <w:r w:rsidDel="00153A75">
        <w:rPr>
          <w:lang w:val="it-IT"/>
        </w:rPr>
        <w:delText>ON#</w:delText>
      </w:r>
    </w:del>
    <w:ins w:id="9" w:author="Dick" w:date="2019-07-08T04:57:00Z">
      <w:r>
        <w:rPr>
          <w:lang w:val="it-IT"/>
        </w:rPr>
        <w:t>extensions</w:t>
      </w:r>
    </w:ins>
    <w:r>
      <w:rPr>
        <w:lang w:val="it-IT"/>
      </w:rPr>
      <w:t xml:space="preserve"> Developers Edition</w:t>
    </w:r>
  </w:p>
  <w:p w14:paraId="17A95DA6" w14:textId="05CE8978" w:rsidR="00F74337" w:rsidRPr="00D738F5" w:rsidDel="00153A75" w:rsidRDefault="00F74337">
    <w:pPr>
      <w:pStyle w:val="Footer"/>
      <w:pBdr>
        <w:top w:val="single" w:sz="4" w:space="1" w:color="auto"/>
      </w:pBdr>
      <w:tabs>
        <w:tab w:val="clear" w:pos="4320"/>
        <w:tab w:val="clear" w:pos="8640"/>
        <w:tab w:val="right" w:pos="8641"/>
      </w:tabs>
      <w:ind w:right="360"/>
      <w:rPr>
        <w:del w:id="10" w:author="Dick" w:date="2019-07-08T04:56:00Z"/>
        <w:lang w:val="it-IT"/>
      </w:rPr>
    </w:pPr>
    <w:del w:id="11" w:author="Dick" w:date="2019-07-08T04:56:00Z">
      <w:r w:rsidRPr="00D738F5" w:rsidDel="00153A75">
        <w:rPr>
          <w:lang w:val="it-IT"/>
        </w:rPr>
        <w:tab/>
      </w:r>
    </w:del>
  </w:p>
  <w:p w14:paraId="577A5ECD" w14:textId="470A1E0B" w:rsidR="00F74337" w:rsidRPr="00F66F63" w:rsidDel="00153A75" w:rsidRDefault="00F74337">
    <w:pPr>
      <w:pStyle w:val="Footer"/>
      <w:pBdr>
        <w:top w:val="single" w:sz="4" w:space="1" w:color="auto"/>
      </w:pBdr>
      <w:tabs>
        <w:tab w:val="clear" w:pos="4320"/>
      </w:tabs>
      <w:ind w:right="360"/>
      <w:jc w:val="center"/>
      <w:rPr>
        <w:del w:id="12" w:author="Dick" w:date="2019-07-08T04:56:00Z"/>
      </w:rPr>
      <w:pPrChange w:id="13" w:author="Dick" w:date="2019-07-08T04:56:00Z">
        <w:pPr>
          <w:pStyle w:val="Footer"/>
          <w:pBdr>
            <w:top w:val="single" w:sz="4" w:space="1" w:color="auto"/>
          </w:pBdr>
          <w:jc w:val="center"/>
        </w:pPr>
      </w:pPrChange>
    </w:pPr>
    <w:del w:id="14" w:author="Dick" w:date="2019-07-08T04:56:00Z">
      <w:r w:rsidDel="00153A75">
        <w:sym w:font="Symbol" w:char="F0D3"/>
      </w:r>
      <w:r w:rsidDel="00153A75">
        <w:delText xml:space="preserve"> ONgroup Intl Ltd</w:delText>
      </w:r>
    </w:del>
  </w:p>
  <w:p w14:paraId="0C93D2D7" w14:textId="77777777" w:rsidR="00F74337" w:rsidRDefault="00F74337" w:rsidP="00153A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1C0FB" w14:textId="145BC2EB" w:rsidR="00F74337" w:rsidRDefault="00F74337">
    <w:pPr>
      <w:pStyle w:val="Footer"/>
    </w:pPr>
    <w:del w:id="15" w:author="Dick" w:date="2019-07-08T04:53:00Z">
      <w:r w:rsidRPr="0009565A" w:rsidDel="00153A75">
        <w:drawing>
          <wp:inline distT="0" distB="0" distL="0" distR="0" wp14:anchorId="07A342C7" wp14:editId="1D458491">
            <wp:extent cx="5763260" cy="32131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3260" cy="321310"/>
                    </a:xfrm>
                    <a:prstGeom prst="rect">
                      <a:avLst/>
                    </a:prstGeom>
                    <a:noFill/>
                    <a:ln>
                      <a:noFill/>
                    </a:ln>
                  </pic:spPr>
                </pic:pic>
              </a:graphicData>
            </a:graphic>
          </wp:inline>
        </w:drawing>
      </w:r>
    </w:del>
    <w:ins w:id="16" w:author="Dick" w:date="2019-07-08T04:53:00Z">
      <w:r>
        <w:t xml:space="preserve">MVextensions – </w:t>
      </w:r>
    </w:ins>
    <w:ins w:id="17" w:author="Dick" w:date="2019-07-08T04:54:00Z">
      <w:r>
        <w:fldChar w:fldCharType="begin"/>
      </w:r>
      <w:r>
        <w:instrText xml:space="preserve"> HYPERLINK "</w:instrText>
      </w:r>
    </w:ins>
    <w:ins w:id="18" w:author="Dick" w:date="2019-07-08T04:53:00Z">
      <w:r>
        <w:instrText>http://www.gitbub.com/mvexten</w:instrText>
      </w:r>
    </w:ins>
    <w:ins w:id="19" w:author="Dick" w:date="2019-07-08T04:54:00Z">
      <w:r>
        <w:instrText xml:space="preserve">sions" </w:instrText>
      </w:r>
      <w:r>
        <w:fldChar w:fldCharType="separate"/>
      </w:r>
    </w:ins>
    <w:ins w:id="20" w:author="Dick" w:date="2019-07-08T04:53:00Z">
      <w:r w:rsidRPr="00663A70">
        <w:rPr>
          <w:rStyle w:val="Hyperlink"/>
        </w:rPr>
        <w:t>http://www.gitbub.com/mvexten</w:t>
      </w:r>
    </w:ins>
    <w:ins w:id="21" w:author="Dick" w:date="2019-07-08T04:54:00Z">
      <w:r w:rsidRPr="00663A70">
        <w:rPr>
          <w:rStyle w:val="Hyperlink"/>
        </w:rPr>
        <w:t>sions</w:t>
      </w:r>
      <w:r>
        <w:fldChar w:fldCharType="end"/>
      </w:r>
      <w:r>
        <w:tab/>
        <w:t>Version 0.1</w:t>
      </w:r>
    </w:ins>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FC8A3" w14:textId="77EF54B7" w:rsidR="00F74337" w:rsidRPr="00D738F5" w:rsidRDefault="00F74337" w:rsidP="00F66F63">
    <w:pPr>
      <w:pStyle w:val="Footer"/>
      <w:pBdr>
        <w:top w:val="single" w:sz="4" w:space="1" w:color="auto"/>
      </w:pBdr>
      <w:tabs>
        <w:tab w:val="clear" w:pos="4320"/>
        <w:tab w:val="clear" w:pos="8640"/>
        <w:tab w:val="right" w:pos="8641"/>
      </w:tabs>
      <w:rPr>
        <w:lang w:val="it-IT"/>
      </w:rPr>
    </w:pPr>
    <w:r>
      <w:rPr>
        <w:lang w:val="it-IT"/>
      </w:rPr>
      <w:t>MV</w:t>
    </w:r>
    <w:del w:id="23" w:author="Dick" w:date="2019-07-08T04:54:00Z">
      <w:r w:rsidDel="00153A75">
        <w:rPr>
          <w:lang w:val="it-IT"/>
        </w:rPr>
        <w:delText>ON#</w:delText>
      </w:r>
    </w:del>
    <w:ins w:id="24" w:author="Dick" w:date="2019-07-08T04:54:00Z">
      <w:r>
        <w:rPr>
          <w:lang w:val="it-IT"/>
        </w:rPr>
        <w:t>extensions</w:t>
      </w:r>
    </w:ins>
    <w:r>
      <w:rPr>
        <w:lang w:val="it-IT"/>
      </w:rPr>
      <w:t xml:space="preserve"> Visuel Studio Code Extensions</w:t>
    </w:r>
    <w:r w:rsidRPr="00D738F5">
      <w:rPr>
        <w:lang w:val="it-IT"/>
      </w:rPr>
      <w:tab/>
    </w:r>
    <w:r>
      <w:fldChar w:fldCharType="begin"/>
    </w:r>
    <w:r w:rsidRPr="00D738F5">
      <w:rPr>
        <w:lang w:val="it-IT"/>
      </w:rPr>
      <w:instrText xml:space="preserve">page </w:instrText>
    </w:r>
    <w:r>
      <w:fldChar w:fldCharType="separate"/>
    </w:r>
    <w:r>
      <w:rPr>
        <w:lang w:val="it-IT"/>
      </w:rPr>
      <w:t>3</w:t>
    </w:r>
    <w:r>
      <w:fldChar w:fldCharType="end"/>
    </w:r>
  </w:p>
  <w:p w14:paraId="3140DBF3" w14:textId="043C4881" w:rsidR="00F74337" w:rsidRPr="00F66F63" w:rsidDel="00153A75" w:rsidRDefault="00F74337">
    <w:pPr>
      <w:pStyle w:val="Footer"/>
      <w:pBdr>
        <w:top w:val="single" w:sz="4" w:space="1" w:color="auto"/>
      </w:pBdr>
      <w:jc w:val="center"/>
      <w:rPr>
        <w:del w:id="25" w:author="Dick" w:date="2019-07-08T04:54:00Z"/>
      </w:rPr>
    </w:pPr>
    <w:del w:id="26" w:author="Dick" w:date="2019-07-08T04:54:00Z">
      <w:r w:rsidDel="00153A75">
        <w:sym w:font="Symbol" w:char="F0D3"/>
      </w:r>
      <w:r w:rsidDel="00153A75">
        <w:delText xml:space="preserve"> ONgroup Intl </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213AE" w14:textId="77777777" w:rsidR="00F74337" w:rsidRDefault="00F74337">
      <w:r>
        <w:separator/>
      </w:r>
    </w:p>
  </w:footnote>
  <w:footnote w:type="continuationSeparator" w:id="0">
    <w:p w14:paraId="0ADE7BE9" w14:textId="77777777" w:rsidR="00F74337" w:rsidRDefault="00F743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C1ABF" w14:textId="69B3A2A5" w:rsidR="00F74337" w:rsidRDefault="007A553B" w:rsidP="00C86CC3">
    <w:pPr>
      <w:pStyle w:val="Header"/>
      <w:jc w:val="right"/>
    </w:pPr>
    <w:r>
      <w:fldChar w:fldCharType="begin"/>
    </w:r>
    <w:r>
      <w:instrText xml:space="preserve"> STYLEREF  "Doc title 1"  \* MERGEFORMAT </w:instrText>
    </w:r>
    <w:r>
      <w:fldChar w:fldCharType="separate"/>
    </w:r>
    <w:r>
      <w:t>Contents</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F9409" w14:textId="4055E518" w:rsidR="00F74337" w:rsidRPr="00811F76" w:rsidRDefault="007A553B" w:rsidP="003D069E">
    <w:pPr>
      <w:pStyle w:val="Header"/>
      <w:jc w:val="right"/>
    </w:pPr>
    <w:r>
      <w:fldChar w:fldCharType="begin"/>
    </w:r>
    <w:r>
      <w:instrText xml:space="preserve"> STYLEREF  "Heading 1"  \* MERGEFORMAT </w:instrText>
    </w:r>
    <w:r>
      <w:fldChar w:fldCharType="separate"/>
    </w:r>
    <w:r>
      <w:t>Connecting to other MV Platforms</w:t>
    </w:r>
    <w:r>
      <w:fldChar w:fldCharType="end"/>
    </w:r>
  </w:p>
  <w:p w14:paraId="11AEE7D4" w14:textId="77777777" w:rsidR="00F74337" w:rsidRDefault="00F74337" w:rsidP="003D069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BDC29" w14:textId="0002A3D4" w:rsidR="00F74337" w:rsidRPr="003D069E" w:rsidRDefault="007A553B" w:rsidP="003D069E">
    <w:pPr>
      <w:pStyle w:val="Header"/>
      <w:jc w:val="right"/>
    </w:pPr>
    <w:r>
      <w:fldChar w:fldCharType="begin"/>
    </w:r>
    <w:r>
      <w:instrText xml:space="preserve"> STYLEREF  "Heading 1"  \* MERGEFORMAT </w:instrText>
    </w:r>
    <w:r>
      <w:fldChar w:fldCharType="separate"/>
    </w:r>
    <w:r>
      <w:t>Introduction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69E7E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C94008"/>
    <w:multiLevelType w:val="hybridMultilevel"/>
    <w:tmpl w:val="2F74E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A146C1"/>
    <w:multiLevelType w:val="multilevel"/>
    <w:tmpl w:val="8F228B7C"/>
    <w:lvl w:ilvl="0">
      <w:start w:val="1"/>
      <w:numFmt w:val="decimal"/>
      <w:pStyle w:val="Heading1"/>
      <w:lvlText w:val="%1"/>
      <w:lvlJc w:val="left"/>
      <w:pPr>
        <w:tabs>
          <w:tab w:val="num" w:pos="2843"/>
        </w:tabs>
        <w:ind w:left="2843"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56036BD0"/>
    <w:multiLevelType w:val="singleLevel"/>
    <w:tmpl w:val="A8BE00E4"/>
    <w:lvl w:ilvl="0">
      <w:start w:val="1"/>
      <w:numFmt w:val="decimal"/>
      <w:pStyle w:val="ListNumber"/>
      <w:lvlText w:val="%1"/>
      <w:lvlJc w:val="left"/>
      <w:pPr>
        <w:tabs>
          <w:tab w:val="num" w:pos="0"/>
        </w:tabs>
        <w:ind w:left="1728" w:hanging="288"/>
      </w:pPr>
      <w:rPr>
        <w:rFonts w:ascii="Arial" w:hAnsi="Arial" w:hint="default"/>
        <w:b/>
        <w:i w:val="0"/>
        <w:sz w:val="20"/>
      </w:rPr>
    </w:lvl>
  </w:abstractNum>
  <w:abstractNum w:abstractNumId="4" w15:restartNumberingAfterBreak="0">
    <w:nsid w:val="5CBF4C98"/>
    <w:multiLevelType w:val="hybridMultilevel"/>
    <w:tmpl w:val="A516A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D2144E"/>
    <w:multiLevelType w:val="multilevel"/>
    <w:tmpl w:val="3BCEC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A71B0E"/>
    <w:multiLevelType w:val="hybridMultilevel"/>
    <w:tmpl w:val="57B2A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244091"/>
    <w:multiLevelType w:val="hybridMultilevel"/>
    <w:tmpl w:val="5B240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5"/>
  </w:num>
  <w:num w:numId="6">
    <w:abstractNumId w:val="6"/>
  </w:num>
  <w:num w:numId="7">
    <w:abstractNumId w:val="7"/>
  </w:num>
  <w:num w:numId="8">
    <w:abstractNumId w:val="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ck">
    <w15:presenceInfo w15:providerId="Windows Live" w15:userId="35eeddc3d6063e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0"/>
  <w:activeWritingStyle w:appName="MSWord" w:lang="fr-FR" w:vendorID="64" w:dllVersion="6" w:nlCheck="1" w:checkStyle="1"/>
  <w:activeWritingStyle w:appName="MSWord" w:lang="en-ZA" w:vendorID="64" w:dllVersion="6" w:nlCheck="1" w:checkStyle="0"/>
  <w:activeWritingStyle w:appName="MSWord" w:lang="en-US" w:vendorID="64" w:dllVersion="0" w:nlCheck="1" w:checkStyle="0"/>
  <w:activeWritingStyle w:appName="MSWord" w:lang="en-GB" w:vendorID="64" w:dllVersion="0" w:nlCheck="1" w:checkStyle="0"/>
  <w:activeWritingStyle w:appName="MSWord" w:lang="en-ZA" w:vendorID="64" w:dllVersion="0" w:nlCheck="1" w:checkStyle="0"/>
  <w:activeWritingStyle w:appName="MSWord" w:lang="en-US" w:vendorID="8" w:dllVersion="513" w:checkStyle="1"/>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144"/>
    <w:rsid w:val="000035D8"/>
    <w:rsid w:val="0000368B"/>
    <w:rsid w:val="00006E5C"/>
    <w:rsid w:val="00011CC3"/>
    <w:rsid w:val="000151FF"/>
    <w:rsid w:val="0001564A"/>
    <w:rsid w:val="00020BFC"/>
    <w:rsid w:val="000224E7"/>
    <w:rsid w:val="0002450D"/>
    <w:rsid w:val="00025531"/>
    <w:rsid w:val="0003127E"/>
    <w:rsid w:val="00033440"/>
    <w:rsid w:val="00033901"/>
    <w:rsid w:val="00033C1E"/>
    <w:rsid w:val="00036B87"/>
    <w:rsid w:val="00042FAB"/>
    <w:rsid w:val="000453E6"/>
    <w:rsid w:val="00045BDC"/>
    <w:rsid w:val="0005000B"/>
    <w:rsid w:val="000575D0"/>
    <w:rsid w:val="00057B16"/>
    <w:rsid w:val="00061E21"/>
    <w:rsid w:val="00073F6F"/>
    <w:rsid w:val="00076693"/>
    <w:rsid w:val="00080DAD"/>
    <w:rsid w:val="00083475"/>
    <w:rsid w:val="0008535B"/>
    <w:rsid w:val="00090721"/>
    <w:rsid w:val="00090D9D"/>
    <w:rsid w:val="000915C2"/>
    <w:rsid w:val="0009169E"/>
    <w:rsid w:val="00092133"/>
    <w:rsid w:val="0009258B"/>
    <w:rsid w:val="00092B94"/>
    <w:rsid w:val="00096F81"/>
    <w:rsid w:val="00097395"/>
    <w:rsid w:val="000A2902"/>
    <w:rsid w:val="000A3A6D"/>
    <w:rsid w:val="000A40B5"/>
    <w:rsid w:val="000A4A21"/>
    <w:rsid w:val="000A6E05"/>
    <w:rsid w:val="000B2E21"/>
    <w:rsid w:val="000B55D9"/>
    <w:rsid w:val="000B797F"/>
    <w:rsid w:val="000C071E"/>
    <w:rsid w:val="000C7F20"/>
    <w:rsid w:val="000D1BB2"/>
    <w:rsid w:val="000D32E3"/>
    <w:rsid w:val="000D6E06"/>
    <w:rsid w:val="000D7762"/>
    <w:rsid w:val="000E3B6B"/>
    <w:rsid w:val="000E4626"/>
    <w:rsid w:val="000F0ABC"/>
    <w:rsid w:val="000F4CA9"/>
    <w:rsid w:val="0010353D"/>
    <w:rsid w:val="00104194"/>
    <w:rsid w:val="00105834"/>
    <w:rsid w:val="00111C96"/>
    <w:rsid w:val="00112E31"/>
    <w:rsid w:val="001150DE"/>
    <w:rsid w:val="001179FE"/>
    <w:rsid w:val="0012010E"/>
    <w:rsid w:val="001305EE"/>
    <w:rsid w:val="00131B40"/>
    <w:rsid w:val="001335D8"/>
    <w:rsid w:val="00140980"/>
    <w:rsid w:val="00142650"/>
    <w:rsid w:val="00145F69"/>
    <w:rsid w:val="001473C5"/>
    <w:rsid w:val="001502B4"/>
    <w:rsid w:val="00151F2D"/>
    <w:rsid w:val="00153A75"/>
    <w:rsid w:val="0015416B"/>
    <w:rsid w:val="001665B6"/>
    <w:rsid w:val="00166CBC"/>
    <w:rsid w:val="00170016"/>
    <w:rsid w:val="00173020"/>
    <w:rsid w:val="00173822"/>
    <w:rsid w:val="00175352"/>
    <w:rsid w:val="00186728"/>
    <w:rsid w:val="001907D6"/>
    <w:rsid w:val="00192989"/>
    <w:rsid w:val="0019595C"/>
    <w:rsid w:val="00196D02"/>
    <w:rsid w:val="0019740E"/>
    <w:rsid w:val="001A5280"/>
    <w:rsid w:val="001A5976"/>
    <w:rsid w:val="001A7B1B"/>
    <w:rsid w:val="001B2597"/>
    <w:rsid w:val="001B691D"/>
    <w:rsid w:val="001C26CE"/>
    <w:rsid w:val="001D00A1"/>
    <w:rsid w:val="001D0583"/>
    <w:rsid w:val="001D09E1"/>
    <w:rsid w:val="001D100D"/>
    <w:rsid w:val="001D2EE8"/>
    <w:rsid w:val="001E01F2"/>
    <w:rsid w:val="001E6A15"/>
    <w:rsid w:val="001F1E83"/>
    <w:rsid w:val="001F2FDF"/>
    <w:rsid w:val="001F3B22"/>
    <w:rsid w:val="001F4253"/>
    <w:rsid w:val="001F4305"/>
    <w:rsid w:val="001F455E"/>
    <w:rsid w:val="001F5AE4"/>
    <w:rsid w:val="001F6E46"/>
    <w:rsid w:val="002018FD"/>
    <w:rsid w:val="00201E0A"/>
    <w:rsid w:val="002032CC"/>
    <w:rsid w:val="00203A9D"/>
    <w:rsid w:val="00205355"/>
    <w:rsid w:val="002062B9"/>
    <w:rsid w:val="00206889"/>
    <w:rsid w:val="00210C91"/>
    <w:rsid w:val="0021294E"/>
    <w:rsid w:val="0021300A"/>
    <w:rsid w:val="00213FC0"/>
    <w:rsid w:val="00214DE3"/>
    <w:rsid w:val="00215499"/>
    <w:rsid w:val="00216D16"/>
    <w:rsid w:val="00217096"/>
    <w:rsid w:val="0021710F"/>
    <w:rsid w:val="002173A6"/>
    <w:rsid w:val="002222D1"/>
    <w:rsid w:val="00225AF1"/>
    <w:rsid w:val="00225EF2"/>
    <w:rsid w:val="0022607C"/>
    <w:rsid w:val="002274B0"/>
    <w:rsid w:val="00232C7A"/>
    <w:rsid w:val="00234F5E"/>
    <w:rsid w:val="002412E9"/>
    <w:rsid w:val="002443E6"/>
    <w:rsid w:val="0024482A"/>
    <w:rsid w:val="0024489F"/>
    <w:rsid w:val="00245DB9"/>
    <w:rsid w:val="002473A2"/>
    <w:rsid w:val="00251EE5"/>
    <w:rsid w:val="00252C22"/>
    <w:rsid w:val="0025670F"/>
    <w:rsid w:val="00260C98"/>
    <w:rsid w:val="002616D5"/>
    <w:rsid w:val="00261AC5"/>
    <w:rsid w:val="00262C9E"/>
    <w:rsid w:val="0026378E"/>
    <w:rsid w:val="00263ECD"/>
    <w:rsid w:val="002660D7"/>
    <w:rsid w:val="0026628C"/>
    <w:rsid w:val="00267C19"/>
    <w:rsid w:val="00271551"/>
    <w:rsid w:val="0027235F"/>
    <w:rsid w:val="002749A0"/>
    <w:rsid w:val="00275068"/>
    <w:rsid w:val="00282643"/>
    <w:rsid w:val="00282BF5"/>
    <w:rsid w:val="00282EF1"/>
    <w:rsid w:val="002842E5"/>
    <w:rsid w:val="00292C83"/>
    <w:rsid w:val="00292EF3"/>
    <w:rsid w:val="00293897"/>
    <w:rsid w:val="002A6223"/>
    <w:rsid w:val="002B55B0"/>
    <w:rsid w:val="002C151E"/>
    <w:rsid w:val="002C60A8"/>
    <w:rsid w:val="002D000E"/>
    <w:rsid w:val="002D06D7"/>
    <w:rsid w:val="002D0F61"/>
    <w:rsid w:val="002D2454"/>
    <w:rsid w:val="002D46F8"/>
    <w:rsid w:val="002D4940"/>
    <w:rsid w:val="002D4B96"/>
    <w:rsid w:val="002D72A0"/>
    <w:rsid w:val="002D7F69"/>
    <w:rsid w:val="002E3606"/>
    <w:rsid w:val="002E739B"/>
    <w:rsid w:val="002F0749"/>
    <w:rsid w:val="002F0EA9"/>
    <w:rsid w:val="002F2081"/>
    <w:rsid w:val="002F32F8"/>
    <w:rsid w:val="002F585C"/>
    <w:rsid w:val="002F58D8"/>
    <w:rsid w:val="002F5A02"/>
    <w:rsid w:val="0030076B"/>
    <w:rsid w:val="00300CD1"/>
    <w:rsid w:val="00306D59"/>
    <w:rsid w:val="00310610"/>
    <w:rsid w:val="00311410"/>
    <w:rsid w:val="00311739"/>
    <w:rsid w:val="00315314"/>
    <w:rsid w:val="00315F35"/>
    <w:rsid w:val="003177A1"/>
    <w:rsid w:val="003178E4"/>
    <w:rsid w:val="003201C7"/>
    <w:rsid w:val="003206E3"/>
    <w:rsid w:val="00322711"/>
    <w:rsid w:val="00323B70"/>
    <w:rsid w:val="00326109"/>
    <w:rsid w:val="003274E1"/>
    <w:rsid w:val="003327EE"/>
    <w:rsid w:val="00333171"/>
    <w:rsid w:val="0033481E"/>
    <w:rsid w:val="00334882"/>
    <w:rsid w:val="00334EA8"/>
    <w:rsid w:val="0033581C"/>
    <w:rsid w:val="00335D58"/>
    <w:rsid w:val="0033795C"/>
    <w:rsid w:val="003408D3"/>
    <w:rsid w:val="00344BBE"/>
    <w:rsid w:val="00344F9D"/>
    <w:rsid w:val="00352BCB"/>
    <w:rsid w:val="00354255"/>
    <w:rsid w:val="00354A21"/>
    <w:rsid w:val="00357286"/>
    <w:rsid w:val="00357653"/>
    <w:rsid w:val="00360BC4"/>
    <w:rsid w:val="00361D3D"/>
    <w:rsid w:val="00362ADA"/>
    <w:rsid w:val="00362BB2"/>
    <w:rsid w:val="003634D2"/>
    <w:rsid w:val="00364BBD"/>
    <w:rsid w:val="00373095"/>
    <w:rsid w:val="003735D6"/>
    <w:rsid w:val="00374EDA"/>
    <w:rsid w:val="00375C74"/>
    <w:rsid w:val="00383058"/>
    <w:rsid w:val="00384DB7"/>
    <w:rsid w:val="00385473"/>
    <w:rsid w:val="00386C75"/>
    <w:rsid w:val="0038730C"/>
    <w:rsid w:val="00390BDD"/>
    <w:rsid w:val="003934F1"/>
    <w:rsid w:val="00396B2D"/>
    <w:rsid w:val="00397FB6"/>
    <w:rsid w:val="003A063A"/>
    <w:rsid w:val="003A1E7B"/>
    <w:rsid w:val="003A2228"/>
    <w:rsid w:val="003A4369"/>
    <w:rsid w:val="003A5706"/>
    <w:rsid w:val="003A6F4D"/>
    <w:rsid w:val="003B316A"/>
    <w:rsid w:val="003B5289"/>
    <w:rsid w:val="003C10E1"/>
    <w:rsid w:val="003C28FE"/>
    <w:rsid w:val="003C335C"/>
    <w:rsid w:val="003D069E"/>
    <w:rsid w:val="003D1CE8"/>
    <w:rsid w:val="003D63FC"/>
    <w:rsid w:val="003D7A11"/>
    <w:rsid w:val="003E04B4"/>
    <w:rsid w:val="003E1615"/>
    <w:rsid w:val="003E29FF"/>
    <w:rsid w:val="003E3F00"/>
    <w:rsid w:val="003E4351"/>
    <w:rsid w:val="003E463D"/>
    <w:rsid w:val="003E6AAF"/>
    <w:rsid w:val="003F0853"/>
    <w:rsid w:val="003F207E"/>
    <w:rsid w:val="003F430D"/>
    <w:rsid w:val="003F6B36"/>
    <w:rsid w:val="00400C2C"/>
    <w:rsid w:val="004025E0"/>
    <w:rsid w:val="00406DE9"/>
    <w:rsid w:val="004112BB"/>
    <w:rsid w:val="00412259"/>
    <w:rsid w:val="004137B4"/>
    <w:rsid w:val="0041763C"/>
    <w:rsid w:val="00420CBD"/>
    <w:rsid w:val="00422630"/>
    <w:rsid w:val="00426022"/>
    <w:rsid w:val="00431EEE"/>
    <w:rsid w:val="0043606B"/>
    <w:rsid w:val="00437F43"/>
    <w:rsid w:val="00441715"/>
    <w:rsid w:val="00442BFB"/>
    <w:rsid w:val="00446066"/>
    <w:rsid w:val="00446F83"/>
    <w:rsid w:val="0045307C"/>
    <w:rsid w:val="004554E6"/>
    <w:rsid w:val="00460F2A"/>
    <w:rsid w:val="004615CB"/>
    <w:rsid w:val="0046340A"/>
    <w:rsid w:val="004636F9"/>
    <w:rsid w:val="0047144A"/>
    <w:rsid w:val="004729C1"/>
    <w:rsid w:val="004737EE"/>
    <w:rsid w:val="00474468"/>
    <w:rsid w:val="00474FA4"/>
    <w:rsid w:val="0047594A"/>
    <w:rsid w:val="004759E3"/>
    <w:rsid w:val="00475A3A"/>
    <w:rsid w:val="00476368"/>
    <w:rsid w:val="004805AD"/>
    <w:rsid w:val="00481383"/>
    <w:rsid w:val="004947C3"/>
    <w:rsid w:val="004952AC"/>
    <w:rsid w:val="00496BDA"/>
    <w:rsid w:val="004A07A5"/>
    <w:rsid w:val="004A19D8"/>
    <w:rsid w:val="004A4AFE"/>
    <w:rsid w:val="004A6257"/>
    <w:rsid w:val="004B047A"/>
    <w:rsid w:val="004B3135"/>
    <w:rsid w:val="004C0D0B"/>
    <w:rsid w:val="004C246C"/>
    <w:rsid w:val="004C2FAF"/>
    <w:rsid w:val="004C313D"/>
    <w:rsid w:val="004C33D3"/>
    <w:rsid w:val="004C3FBB"/>
    <w:rsid w:val="004C5EB8"/>
    <w:rsid w:val="004D2823"/>
    <w:rsid w:val="004D3D45"/>
    <w:rsid w:val="004D4BD3"/>
    <w:rsid w:val="004D67F6"/>
    <w:rsid w:val="004D69D1"/>
    <w:rsid w:val="004E0350"/>
    <w:rsid w:val="004E0694"/>
    <w:rsid w:val="004E4FD6"/>
    <w:rsid w:val="004F009C"/>
    <w:rsid w:val="004F6C97"/>
    <w:rsid w:val="00500A31"/>
    <w:rsid w:val="00503D33"/>
    <w:rsid w:val="00505863"/>
    <w:rsid w:val="0050679F"/>
    <w:rsid w:val="00507A4C"/>
    <w:rsid w:val="00510231"/>
    <w:rsid w:val="00510F19"/>
    <w:rsid w:val="00513E03"/>
    <w:rsid w:val="00513E22"/>
    <w:rsid w:val="00514995"/>
    <w:rsid w:val="00517052"/>
    <w:rsid w:val="00517650"/>
    <w:rsid w:val="00520C86"/>
    <w:rsid w:val="0052132F"/>
    <w:rsid w:val="00524009"/>
    <w:rsid w:val="00524B54"/>
    <w:rsid w:val="00526697"/>
    <w:rsid w:val="00531DD5"/>
    <w:rsid w:val="00534032"/>
    <w:rsid w:val="005349D2"/>
    <w:rsid w:val="00536A11"/>
    <w:rsid w:val="00536FDF"/>
    <w:rsid w:val="005432D1"/>
    <w:rsid w:val="00546B53"/>
    <w:rsid w:val="00556F7F"/>
    <w:rsid w:val="005573B7"/>
    <w:rsid w:val="005578B7"/>
    <w:rsid w:val="00562199"/>
    <w:rsid w:val="00565EF0"/>
    <w:rsid w:val="005670A6"/>
    <w:rsid w:val="00575B1A"/>
    <w:rsid w:val="00576C14"/>
    <w:rsid w:val="00582B8C"/>
    <w:rsid w:val="00585DE0"/>
    <w:rsid w:val="00587EE2"/>
    <w:rsid w:val="00591C47"/>
    <w:rsid w:val="005925CF"/>
    <w:rsid w:val="00596115"/>
    <w:rsid w:val="005A50EB"/>
    <w:rsid w:val="005B4CB8"/>
    <w:rsid w:val="005C31EC"/>
    <w:rsid w:val="005D209F"/>
    <w:rsid w:val="005D2FDC"/>
    <w:rsid w:val="005D43DC"/>
    <w:rsid w:val="005D4CA0"/>
    <w:rsid w:val="005D6240"/>
    <w:rsid w:val="005E2F78"/>
    <w:rsid w:val="005F7312"/>
    <w:rsid w:val="00605092"/>
    <w:rsid w:val="00605C07"/>
    <w:rsid w:val="0060606D"/>
    <w:rsid w:val="006064FC"/>
    <w:rsid w:val="00613496"/>
    <w:rsid w:val="00613FCA"/>
    <w:rsid w:val="00615496"/>
    <w:rsid w:val="00616A40"/>
    <w:rsid w:val="006214CC"/>
    <w:rsid w:val="00621DCA"/>
    <w:rsid w:val="006260DF"/>
    <w:rsid w:val="00627299"/>
    <w:rsid w:val="0063446A"/>
    <w:rsid w:val="00635C05"/>
    <w:rsid w:val="006402D2"/>
    <w:rsid w:val="00640843"/>
    <w:rsid w:val="006409D7"/>
    <w:rsid w:val="00641945"/>
    <w:rsid w:val="00643E9B"/>
    <w:rsid w:val="00645C3A"/>
    <w:rsid w:val="0064654D"/>
    <w:rsid w:val="00660661"/>
    <w:rsid w:val="00666CC0"/>
    <w:rsid w:val="006703F0"/>
    <w:rsid w:val="006713FC"/>
    <w:rsid w:val="00671401"/>
    <w:rsid w:val="00671F26"/>
    <w:rsid w:val="006723D4"/>
    <w:rsid w:val="0067243F"/>
    <w:rsid w:val="00673923"/>
    <w:rsid w:val="00674A6A"/>
    <w:rsid w:val="00675241"/>
    <w:rsid w:val="00675C68"/>
    <w:rsid w:val="006765B3"/>
    <w:rsid w:val="006806A3"/>
    <w:rsid w:val="00685CC2"/>
    <w:rsid w:val="00687BB4"/>
    <w:rsid w:val="00690087"/>
    <w:rsid w:val="006900D8"/>
    <w:rsid w:val="00690DAE"/>
    <w:rsid w:val="00694004"/>
    <w:rsid w:val="006A0BA7"/>
    <w:rsid w:val="006A1204"/>
    <w:rsid w:val="006A16C7"/>
    <w:rsid w:val="006A6673"/>
    <w:rsid w:val="006A7C76"/>
    <w:rsid w:val="006B3093"/>
    <w:rsid w:val="006D1871"/>
    <w:rsid w:val="006D1B58"/>
    <w:rsid w:val="006D401B"/>
    <w:rsid w:val="006D4AA2"/>
    <w:rsid w:val="006D5156"/>
    <w:rsid w:val="006E40FA"/>
    <w:rsid w:val="006E65AD"/>
    <w:rsid w:val="006E6C56"/>
    <w:rsid w:val="006F0FC8"/>
    <w:rsid w:val="006F5C14"/>
    <w:rsid w:val="006F6F55"/>
    <w:rsid w:val="006F75EB"/>
    <w:rsid w:val="00700DB3"/>
    <w:rsid w:val="007034E5"/>
    <w:rsid w:val="00703781"/>
    <w:rsid w:val="00716AA5"/>
    <w:rsid w:val="00720245"/>
    <w:rsid w:val="00726289"/>
    <w:rsid w:val="00726AA7"/>
    <w:rsid w:val="0072715D"/>
    <w:rsid w:val="00730478"/>
    <w:rsid w:val="00734188"/>
    <w:rsid w:val="007360A6"/>
    <w:rsid w:val="00737688"/>
    <w:rsid w:val="00740D3B"/>
    <w:rsid w:val="0074688D"/>
    <w:rsid w:val="0074781E"/>
    <w:rsid w:val="00747CB6"/>
    <w:rsid w:val="0075153C"/>
    <w:rsid w:val="00753B33"/>
    <w:rsid w:val="00755E01"/>
    <w:rsid w:val="0075628F"/>
    <w:rsid w:val="007662D7"/>
    <w:rsid w:val="00767693"/>
    <w:rsid w:val="00774FE7"/>
    <w:rsid w:val="007778F0"/>
    <w:rsid w:val="0078088C"/>
    <w:rsid w:val="00785A80"/>
    <w:rsid w:val="00791E77"/>
    <w:rsid w:val="007938D8"/>
    <w:rsid w:val="00794D51"/>
    <w:rsid w:val="00795406"/>
    <w:rsid w:val="00796B3B"/>
    <w:rsid w:val="007A0F28"/>
    <w:rsid w:val="007A2387"/>
    <w:rsid w:val="007A5384"/>
    <w:rsid w:val="007A553B"/>
    <w:rsid w:val="007A60E9"/>
    <w:rsid w:val="007B231D"/>
    <w:rsid w:val="007B29AA"/>
    <w:rsid w:val="007B42ED"/>
    <w:rsid w:val="007B4CCA"/>
    <w:rsid w:val="007B7D4D"/>
    <w:rsid w:val="007C5C64"/>
    <w:rsid w:val="007C5DA4"/>
    <w:rsid w:val="007C5E8D"/>
    <w:rsid w:val="007C679D"/>
    <w:rsid w:val="007D3604"/>
    <w:rsid w:val="007D5B51"/>
    <w:rsid w:val="007D742D"/>
    <w:rsid w:val="007E09D7"/>
    <w:rsid w:val="007E1B1F"/>
    <w:rsid w:val="007E2496"/>
    <w:rsid w:val="007E3585"/>
    <w:rsid w:val="007E679F"/>
    <w:rsid w:val="007F18C7"/>
    <w:rsid w:val="007F2F6C"/>
    <w:rsid w:val="007F6C68"/>
    <w:rsid w:val="0080055B"/>
    <w:rsid w:val="008045CF"/>
    <w:rsid w:val="00804C15"/>
    <w:rsid w:val="0081097B"/>
    <w:rsid w:val="00811052"/>
    <w:rsid w:val="00811F76"/>
    <w:rsid w:val="0081492F"/>
    <w:rsid w:val="008201F0"/>
    <w:rsid w:val="00820340"/>
    <w:rsid w:val="0082187F"/>
    <w:rsid w:val="00822BF7"/>
    <w:rsid w:val="00826EE0"/>
    <w:rsid w:val="0083006D"/>
    <w:rsid w:val="00833455"/>
    <w:rsid w:val="0083576F"/>
    <w:rsid w:val="0084153E"/>
    <w:rsid w:val="00843625"/>
    <w:rsid w:val="00844F65"/>
    <w:rsid w:val="00852AB7"/>
    <w:rsid w:val="00854210"/>
    <w:rsid w:val="00856428"/>
    <w:rsid w:val="008606FB"/>
    <w:rsid w:val="00860FB4"/>
    <w:rsid w:val="00861AB6"/>
    <w:rsid w:val="00863561"/>
    <w:rsid w:val="00864283"/>
    <w:rsid w:val="008658FD"/>
    <w:rsid w:val="00867061"/>
    <w:rsid w:val="00873858"/>
    <w:rsid w:val="008771CB"/>
    <w:rsid w:val="008779FB"/>
    <w:rsid w:val="00881B75"/>
    <w:rsid w:val="00884560"/>
    <w:rsid w:val="00884703"/>
    <w:rsid w:val="00890FE4"/>
    <w:rsid w:val="00895433"/>
    <w:rsid w:val="0089599C"/>
    <w:rsid w:val="008A131C"/>
    <w:rsid w:val="008A15B7"/>
    <w:rsid w:val="008A4119"/>
    <w:rsid w:val="008B0F37"/>
    <w:rsid w:val="008B5669"/>
    <w:rsid w:val="008B7B9D"/>
    <w:rsid w:val="008C1FB0"/>
    <w:rsid w:val="008C4F7F"/>
    <w:rsid w:val="008C5A54"/>
    <w:rsid w:val="008D4050"/>
    <w:rsid w:val="008D6276"/>
    <w:rsid w:val="008D6DCD"/>
    <w:rsid w:val="008E1431"/>
    <w:rsid w:val="008E3E86"/>
    <w:rsid w:val="008E44A6"/>
    <w:rsid w:val="008E5276"/>
    <w:rsid w:val="008F0783"/>
    <w:rsid w:val="008F09EF"/>
    <w:rsid w:val="008F0A41"/>
    <w:rsid w:val="0091157C"/>
    <w:rsid w:val="00917D34"/>
    <w:rsid w:val="009212F2"/>
    <w:rsid w:val="00921F71"/>
    <w:rsid w:val="00923854"/>
    <w:rsid w:val="00926221"/>
    <w:rsid w:val="00931C75"/>
    <w:rsid w:val="009377C4"/>
    <w:rsid w:val="00942932"/>
    <w:rsid w:val="00942B23"/>
    <w:rsid w:val="00944E02"/>
    <w:rsid w:val="00945753"/>
    <w:rsid w:val="0094658D"/>
    <w:rsid w:val="0095283A"/>
    <w:rsid w:val="00953DDD"/>
    <w:rsid w:val="00956AEA"/>
    <w:rsid w:val="00960386"/>
    <w:rsid w:val="00965B25"/>
    <w:rsid w:val="009702BE"/>
    <w:rsid w:val="009739A7"/>
    <w:rsid w:val="0097449C"/>
    <w:rsid w:val="009819A6"/>
    <w:rsid w:val="009823CC"/>
    <w:rsid w:val="00984269"/>
    <w:rsid w:val="00984F02"/>
    <w:rsid w:val="00986031"/>
    <w:rsid w:val="0098631D"/>
    <w:rsid w:val="00993ED6"/>
    <w:rsid w:val="009A04D1"/>
    <w:rsid w:val="009A0A5B"/>
    <w:rsid w:val="009A0EBE"/>
    <w:rsid w:val="009B3187"/>
    <w:rsid w:val="009B32C7"/>
    <w:rsid w:val="009C17FF"/>
    <w:rsid w:val="009C7144"/>
    <w:rsid w:val="009C7ADA"/>
    <w:rsid w:val="009D031E"/>
    <w:rsid w:val="009D0749"/>
    <w:rsid w:val="009D3538"/>
    <w:rsid w:val="009D6134"/>
    <w:rsid w:val="009D68BD"/>
    <w:rsid w:val="009D6A3B"/>
    <w:rsid w:val="009E0591"/>
    <w:rsid w:val="009E0CC2"/>
    <w:rsid w:val="009E1842"/>
    <w:rsid w:val="009E1F78"/>
    <w:rsid w:val="009E7787"/>
    <w:rsid w:val="009E7E47"/>
    <w:rsid w:val="009F0A95"/>
    <w:rsid w:val="009F127D"/>
    <w:rsid w:val="009F36CC"/>
    <w:rsid w:val="00A02215"/>
    <w:rsid w:val="00A033BA"/>
    <w:rsid w:val="00A038F5"/>
    <w:rsid w:val="00A1249B"/>
    <w:rsid w:val="00A14EE9"/>
    <w:rsid w:val="00A1645E"/>
    <w:rsid w:val="00A17353"/>
    <w:rsid w:val="00A24169"/>
    <w:rsid w:val="00A26175"/>
    <w:rsid w:val="00A27F52"/>
    <w:rsid w:val="00A312DD"/>
    <w:rsid w:val="00A40D75"/>
    <w:rsid w:val="00A41FA6"/>
    <w:rsid w:val="00A42BB2"/>
    <w:rsid w:val="00A4626A"/>
    <w:rsid w:val="00A50D0E"/>
    <w:rsid w:val="00A51FA4"/>
    <w:rsid w:val="00A6239D"/>
    <w:rsid w:val="00A62EDD"/>
    <w:rsid w:val="00A649B2"/>
    <w:rsid w:val="00A67011"/>
    <w:rsid w:val="00A71D20"/>
    <w:rsid w:val="00A74DA6"/>
    <w:rsid w:val="00A75ECD"/>
    <w:rsid w:val="00A76579"/>
    <w:rsid w:val="00A818AE"/>
    <w:rsid w:val="00A831FD"/>
    <w:rsid w:val="00A868C5"/>
    <w:rsid w:val="00A875CE"/>
    <w:rsid w:val="00A90B90"/>
    <w:rsid w:val="00A90FB6"/>
    <w:rsid w:val="00A9629D"/>
    <w:rsid w:val="00A96AEA"/>
    <w:rsid w:val="00AA479D"/>
    <w:rsid w:val="00AA5484"/>
    <w:rsid w:val="00AA6084"/>
    <w:rsid w:val="00AB1597"/>
    <w:rsid w:val="00AB15F1"/>
    <w:rsid w:val="00AB3712"/>
    <w:rsid w:val="00AB6291"/>
    <w:rsid w:val="00AC0FF4"/>
    <w:rsid w:val="00AC237F"/>
    <w:rsid w:val="00AC264E"/>
    <w:rsid w:val="00AC6596"/>
    <w:rsid w:val="00AC737D"/>
    <w:rsid w:val="00AC766E"/>
    <w:rsid w:val="00AC7681"/>
    <w:rsid w:val="00AC7E2C"/>
    <w:rsid w:val="00AD12C4"/>
    <w:rsid w:val="00AD23B6"/>
    <w:rsid w:val="00AD4C3D"/>
    <w:rsid w:val="00AD78AE"/>
    <w:rsid w:val="00AE280B"/>
    <w:rsid w:val="00AE7208"/>
    <w:rsid w:val="00AE7245"/>
    <w:rsid w:val="00AE7353"/>
    <w:rsid w:val="00AF663A"/>
    <w:rsid w:val="00AF7AF2"/>
    <w:rsid w:val="00B0033B"/>
    <w:rsid w:val="00B01479"/>
    <w:rsid w:val="00B01B03"/>
    <w:rsid w:val="00B07A2D"/>
    <w:rsid w:val="00B10326"/>
    <w:rsid w:val="00B1040A"/>
    <w:rsid w:val="00B1664A"/>
    <w:rsid w:val="00B16F06"/>
    <w:rsid w:val="00B17398"/>
    <w:rsid w:val="00B20CCE"/>
    <w:rsid w:val="00B21875"/>
    <w:rsid w:val="00B21DC7"/>
    <w:rsid w:val="00B32936"/>
    <w:rsid w:val="00B46964"/>
    <w:rsid w:val="00B518CC"/>
    <w:rsid w:val="00B522F1"/>
    <w:rsid w:val="00B575A3"/>
    <w:rsid w:val="00B578FC"/>
    <w:rsid w:val="00B60661"/>
    <w:rsid w:val="00B639DB"/>
    <w:rsid w:val="00B658D1"/>
    <w:rsid w:val="00B75C00"/>
    <w:rsid w:val="00B80C5B"/>
    <w:rsid w:val="00B833AF"/>
    <w:rsid w:val="00B839CB"/>
    <w:rsid w:val="00B84BC4"/>
    <w:rsid w:val="00B971C9"/>
    <w:rsid w:val="00BA09FF"/>
    <w:rsid w:val="00BA0CF0"/>
    <w:rsid w:val="00BA673E"/>
    <w:rsid w:val="00BB1944"/>
    <w:rsid w:val="00BB2715"/>
    <w:rsid w:val="00BB43C7"/>
    <w:rsid w:val="00BB4C23"/>
    <w:rsid w:val="00BB74DC"/>
    <w:rsid w:val="00BC03B6"/>
    <w:rsid w:val="00BC1D55"/>
    <w:rsid w:val="00BC4354"/>
    <w:rsid w:val="00BC5CC4"/>
    <w:rsid w:val="00BC6CF6"/>
    <w:rsid w:val="00BC6D36"/>
    <w:rsid w:val="00BC7271"/>
    <w:rsid w:val="00BD1005"/>
    <w:rsid w:val="00BD28E9"/>
    <w:rsid w:val="00BD4201"/>
    <w:rsid w:val="00BE6D49"/>
    <w:rsid w:val="00BE7D5F"/>
    <w:rsid w:val="00BF3F76"/>
    <w:rsid w:val="00BF4D02"/>
    <w:rsid w:val="00BF5395"/>
    <w:rsid w:val="00BF6B58"/>
    <w:rsid w:val="00BF6F99"/>
    <w:rsid w:val="00C031D8"/>
    <w:rsid w:val="00C03645"/>
    <w:rsid w:val="00C0453C"/>
    <w:rsid w:val="00C04BF2"/>
    <w:rsid w:val="00C05C5F"/>
    <w:rsid w:val="00C11571"/>
    <w:rsid w:val="00C20D62"/>
    <w:rsid w:val="00C23210"/>
    <w:rsid w:val="00C2393C"/>
    <w:rsid w:val="00C24AB7"/>
    <w:rsid w:val="00C250B5"/>
    <w:rsid w:val="00C33FDC"/>
    <w:rsid w:val="00C345D0"/>
    <w:rsid w:val="00C35BF7"/>
    <w:rsid w:val="00C36A39"/>
    <w:rsid w:val="00C40627"/>
    <w:rsid w:val="00C41860"/>
    <w:rsid w:val="00C45AFD"/>
    <w:rsid w:val="00C45FB1"/>
    <w:rsid w:val="00C46608"/>
    <w:rsid w:val="00C51E56"/>
    <w:rsid w:val="00C52292"/>
    <w:rsid w:val="00C558BA"/>
    <w:rsid w:val="00C63289"/>
    <w:rsid w:val="00C63437"/>
    <w:rsid w:val="00C646A2"/>
    <w:rsid w:val="00C65A5F"/>
    <w:rsid w:val="00C66436"/>
    <w:rsid w:val="00C70638"/>
    <w:rsid w:val="00C73877"/>
    <w:rsid w:val="00C76AFF"/>
    <w:rsid w:val="00C77992"/>
    <w:rsid w:val="00C809E5"/>
    <w:rsid w:val="00C811CC"/>
    <w:rsid w:val="00C81224"/>
    <w:rsid w:val="00C818C6"/>
    <w:rsid w:val="00C840D1"/>
    <w:rsid w:val="00C84B63"/>
    <w:rsid w:val="00C86A90"/>
    <w:rsid w:val="00C86C71"/>
    <w:rsid w:val="00C86CC3"/>
    <w:rsid w:val="00C87EED"/>
    <w:rsid w:val="00C91543"/>
    <w:rsid w:val="00C9217F"/>
    <w:rsid w:val="00C9444D"/>
    <w:rsid w:val="00C9557D"/>
    <w:rsid w:val="00CA19F8"/>
    <w:rsid w:val="00CA3F9D"/>
    <w:rsid w:val="00CA4F4B"/>
    <w:rsid w:val="00CA6D30"/>
    <w:rsid w:val="00CA6D56"/>
    <w:rsid w:val="00CC3BC3"/>
    <w:rsid w:val="00CC3F91"/>
    <w:rsid w:val="00CD3724"/>
    <w:rsid w:val="00CD60E1"/>
    <w:rsid w:val="00CF16AE"/>
    <w:rsid w:val="00CF1E73"/>
    <w:rsid w:val="00CF3BD3"/>
    <w:rsid w:val="00CF6D18"/>
    <w:rsid w:val="00CF762F"/>
    <w:rsid w:val="00D00CC3"/>
    <w:rsid w:val="00D064D9"/>
    <w:rsid w:val="00D14021"/>
    <w:rsid w:val="00D1676F"/>
    <w:rsid w:val="00D17E71"/>
    <w:rsid w:val="00D217C5"/>
    <w:rsid w:val="00D24D18"/>
    <w:rsid w:val="00D2662A"/>
    <w:rsid w:val="00D3105C"/>
    <w:rsid w:val="00D334B7"/>
    <w:rsid w:val="00D360AE"/>
    <w:rsid w:val="00D37327"/>
    <w:rsid w:val="00D375AB"/>
    <w:rsid w:val="00D40745"/>
    <w:rsid w:val="00D41EB2"/>
    <w:rsid w:val="00D421F2"/>
    <w:rsid w:val="00D425FC"/>
    <w:rsid w:val="00D45CFE"/>
    <w:rsid w:val="00D469AD"/>
    <w:rsid w:val="00D46B10"/>
    <w:rsid w:val="00D514FF"/>
    <w:rsid w:val="00D51FD7"/>
    <w:rsid w:val="00D53CB3"/>
    <w:rsid w:val="00D608EF"/>
    <w:rsid w:val="00D6394E"/>
    <w:rsid w:val="00D64588"/>
    <w:rsid w:val="00D732A1"/>
    <w:rsid w:val="00D738F5"/>
    <w:rsid w:val="00D73A8B"/>
    <w:rsid w:val="00D74E47"/>
    <w:rsid w:val="00D74F2D"/>
    <w:rsid w:val="00D75462"/>
    <w:rsid w:val="00D7701C"/>
    <w:rsid w:val="00D82934"/>
    <w:rsid w:val="00D863DC"/>
    <w:rsid w:val="00D8687E"/>
    <w:rsid w:val="00D922A3"/>
    <w:rsid w:val="00DA0C21"/>
    <w:rsid w:val="00DA0CB7"/>
    <w:rsid w:val="00DA4A12"/>
    <w:rsid w:val="00DA65E4"/>
    <w:rsid w:val="00DB1103"/>
    <w:rsid w:val="00DB6B27"/>
    <w:rsid w:val="00DB6E23"/>
    <w:rsid w:val="00DB77B9"/>
    <w:rsid w:val="00DC50AF"/>
    <w:rsid w:val="00DC6621"/>
    <w:rsid w:val="00DC6ED7"/>
    <w:rsid w:val="00DC70EC"/>
    <w:rsid w:val="00DD1DE6"/>
    <w:rsid w:val="00DD3797"/>
    <w:rsid w:val="00DD5B6C"/>
    <w:rsid w:val="00DD6707"/>
    <w:rsid w:val="00DE225C"/>
    <w:rsid w:val="00DE390D"/>
    <w:rsid w:val="00DE422B"/>
    <w:rsid w:val="00DE75C6"/>
    <w:rsid w:val="00DF3F65"/>
    <w:rsid w:val="00DF41AD"/>
    <w:rsid w:val="00DF46AF"/>
    <w:rsid w:val="00E015CE"/>
    <w:rsid w:val="00E02836"/>
    <w:rsid w:val="00E10632"/>
    <w:rsid w:val="00E113E4"/>
    <w:rsid w:val="00E12919"/>
    <w:rsid w:val="00E2614B"/>
    <w:rsid w:val="00E2783F"/>
    <w:rsid w:val="00E334DB"/>
    <w:rsid w:val="00E35D8F"/>
    <w:rsid w:val="00E4002F"/>
    <w:rsid w:val="00E4148F"/>
    <w:rsid w:val="00E431E3"/>
    <w:rsid w:val="00E45B34"/>
    <w:rsid w:val="00E4617A"/>
    <w:rsid w:val="00E50B8A"/>
    <w:rsid w:val="00E53E0E"/>
    <w:rsid w:val="00E60DFB"/>
    <w:rsid w:val="00E61E70"/>
    <w:rsid w:val="00E63B2E"/>
    <w:rsid w:val="00E64FD9"/>
    <w:rsid w:val="00E70B0D"/>
    <w:rsid w:val="00E75506"/>
    <w:rsid w:val="00E769A8"/>
    <w:rsid w:val="00E76BE7"/>
    <w:rsid w:val="00E83359"/>
    <w:rsid w:val="00E86F2E"/>
    <w:rsid w:val="00E96020"/>
    <w:rsid w:val="00EA06FE"/>
    <w:rsid w:val="00EA1B11"/>
    <w:rsid w:val="00EA2DDC"/>
    <w:rsid w:val="00EA52AE"/>
    <w:rsid w:val="00EA74C5"/>
    <w:rsid w:val="00EB19CD"/>
    <w:rsid w:val="00EB5A25"/>
    <w:rsid w:val="00EC1376"/>
    <w:rsid w:val="00EC2143"/>
    <w:rsid w:val="00EC33D4"/>
    <w:rsid w:val="00EC40F0"/>
    <w:rsid w:val="00ED09D5"/>
    <w:rsid w:val="00ED7E3C"/>
    <w:rsid w:val="00EE189D"/>
    <w:rsid w:val="00EE3130"/>
    <w:rsid w:val="00EE3E5B"/>
    <w:rsid w:val="00EE47EC"/>
    <w:rsid w:val="00EE75EE"/>
    <w:rsid w:val="00EF1C91"/>
    <w:rsid w:val="00EF2401"/>
    <w:rsid w:val="00EF24DE"/>
    <w:rsid w:val="00EF57EB"/>
    <w:rsid w:val="00EF68A9"/>
    <w:rsid w:val="00EF69B6"/>
    <w:rsid w:val="00F013AB"/>
    <w:rsid w:val="00F01F49"/>
    <w:rsid w:val="00F0717E"/>
    <w:rsid w:val="00F07E2A"/>
    <w:rsid w:val="00F10712"/>
    <w:rsid w:val="00F11DA5"/>
    <w:rsid w:val="00F14DD4"/>
    <w:rsid w:val="00F16CD2"/>
    <w:rsid w:val="00F208E1"/>
    <w:rsid w:val="00F2568E"/>
    <w:rsid w:val="00F25BD6"/>
    <w:rsid w:val="00F326B3"/>
    <w:rsid w:val="00F375D3"/>
    <w:rsid w:val="00F40026"/>
    <w:rsid w:val="00F413C2"/>
    <w:rsid w:val="00F450FC"/>
    <w:rsid w:val="00F46A58"/>
    <w:rsid w:val="00F569AF"/>
    <w:rsid w:val="00F56EDA"/>
    <w:rsid w:val="00F60916"/>
    <w:rsid w:val="00F6298C"/>
    <w:rsid w:val="00F640D7"/>
    <w:rsid w:val="00F66F63"/>
    <w:rsid w:val="00F70E72"/>
    <w:rsid w:val="00F71D02"/>
    <w:rsid w:val="00F74337"/>
    <w:rsid w:val="00F85EDE"/>
    <w:rsid w:val="00F86D2F"/>
    <w:rsid w:val="00F877ED"/>
    <w:rsid w:val="00F87AA0"/>
    <w:rsid w:val="00F90322"/>
    <w:rsid w:val="00F95543"/>
    <w:rsid w:val="00F97BC7"/>
    <w:rsid w:val="00FA05C5"/>
    <w:rsid w:val="00FA0F78"/>
    <w:rsid w:val="00FA25DE"/>
    <w:rsid w:val="00FB3789"/>
    <w:rsid w:val="00FB5F57"/>
    <w:rsid w:val="00FB6245"/>
    <w:rsid w:val="00FC053E"/>
    <w:rsid w:val="00FC1BC1"/>
    <w:rsid w:val="00FC29AC"/>
    <w:rsid w:val="00FC46B1"/>
    <w:rsid w:val="00FC4B92"/>
    <w:rsid w:val="00FC63CD"/>
    <w:rsid w:val="00FC6D0C"/>
    <w:rsid w:val="00FC7531"/>
    <w:rsid w:val="00FC7A35"/>
    <w:rsid w:val="00FD0668"/>
    <w:rsid w:val="00FD2546"/>
    <w:rsid w:val="00FD32EE"/>
    <w:rsid w:val="00FD65BB"/>
    <w:rsid w:val="00FD6FBF"/>
    <w:rsid w:val="00FE20F6"/>
    <w:rsid w:val="00FE4519"/>
    <w:rsid w:val="00FE52E6"/>
    <w:rsid w:val="00FF251C"/>
    <w:rsid w:val="00FF29D0"/>
    <w:rsid w:val="00FF5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F4FC88D"/>
  <w15:chartTrackingRefBased/>
  <w15:docId w15:val="{5EE82031-9AA6-466B-88FF-3E620E123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ind w:left="1440"/>
    </w:pPr>
    <w:rPr>
      <w:sz w:val="22"/>
      <w:lang w:val="en-US" w:eastAsia="en-US"/>
    </w:rPr>
  </w:style>
  <w:style w:type="paragraph" w:styleId="Heading1">
    <w:name w:val="heading 1"/>
    <w:basedOn w:val="Normal"/>
    <w:next w:val="Normal"/>
    <w:qFormat/>
    <w:rsid w:val="00C23210"/>
    <w:pPr>
      <w:keepNext/>
      <w:pageBreakBefore/>
      <w:numPr>
        <w:numId w:val="3"/>
      </w:numPr>
      <w:spacing w:before="240" w:after="240"/>
      <w:ind w:left="431" w:right="720" w:hanging="431"/>
      <w:outlineLvl w:val="0"/>
    </w:pPr>
    <w:rPr>
      <w:rFonts w:ascii="Arial" w:hAnsi="Arial"/>
      <w:b/>
      <w:smallCaps/>
      <w:kern w:val="28"/>
      <w:sz w:val="32"/>
    </w:rPr>
  </w:style>
  <w:style w:type="paragraph" w:styleId="Heading2">
    <w:name w:val="heading 2"/>
    <w:basedOn w:val="Normal"/>
    <w:next w:val="Normal"/>
    <w:qFormat/>
    <w:rsid w:val="00B21875"/>
    <w:pPr>
      <w:keepNext/>
      <w:numPr>
        <w:ilvl w:val="1"/>
        <w:numId w:val="3"/>
      </w:numPr>
      <w:spacing w:before="360" w:after="240"/>
      <w:outlineLvl w:val="1"/>
    </w:pPr>
    <w:rPr>
      <w:rFonts w:ascii="Arial" w:hAnsi="Arial"/>
      <w:b/>
      <w:sz w:val="28"/>
    </w:rPr>
  </w:style>
  <w:style w:type="paragraph" w:styleId="Heading3">
    <w:name w:val="heading 3"/>
    <w:basedOn w:val="Normal"/>
    <w:next w:val="Normal"/>
    <w:qFormat/>
    <w:rsid w:val="00362BB2"/>
    <w:pPr>
      <w:keepNext/>
      <w:numPr>
        <w:ilvl w:val="2"/>
        <w:numId w:val="3"/>
      </w:numPr>
      <w:spacing w:before="240" w:after="240"/>
      <w:outlineLvl w:val="2"/>
    </w:pPr>
    <w:rPr>
      <w:rFonts w:ascii="Arial" w:hAnsi="Arial"/>
      <w:b/>
      <w:sz w:val="24"/>
    </w:rPr>
  </w:style>
  <w:style w:type="paragraph" w:styleId="Heading4">
    <w:name w:val="heading 4"/>
    <w:basedOn w:val="Normal"/>
    <w:next w:val="Normal"/>
    <w:qFormat/>
    <w:rsid w:val="008D6276"/>
    <w:pPr>
      <w:keepNext/>
      <w:numPr>
        <w:ilvl w:val="3"/>
        <w:numId w:val="3"/>
      </w:numPr>
      <w:spacing w:before="240"/>
      <w:outlineLvl w:val="3"/>
    </w:pPr>
    <w:rPr>
      <w:rFonts w:ascii="Arial" w:hAnsi="Arial"/>
      <w:b/>
    </w:rPr>
  </w:style>
  <w:style w:type="paragraph" w:styleId="Heading5">
    <w:name w:val="heading 5"/>
    <w:basedOn w:val="Normal"/>
    <w:next w:val="Normal"/>
    <w:qFormat/>
    <w:rsid w:val="008D6276"/>
    <w:pPr>
      <w:keepNext/>
      <w:numPr>
        <w:ilvl w:val="4"/>
        <w:numId w:val="3"/>
      </w:numPr>
      <w:spacing w:before="240"/>
      <w:outlineLvl w:val="4"/>
    </w:pPr>
    <w:rPr>
      <w:rFonts w:ascii="Arial" w:hAnsi="Arial"/>
      <w:b/>
    </w:rPr>
  </w:style>
  <w:style w:type="paragraph" w:styleId="Heading6">
    <w:name w:val="heading 6"/>
    <w:basedOn w:val="Normal"/>
    <w:next w:val="Normal"/>
    <w:qFormat/>
    <w:rsid w:val="008D6276"/>
    <w:pPr>
      <w:keepNext/>
      <w:numPr>
        <w:ilvl w:val="5"/>
        <w:numId w:val="3"/>
      </w:numPr>
      <w:spacing w:before="240"/>
      <w:outlineLvl w:val="5"/>
    </w:pPr>
    <w:rPr>
      <w:rFonts w:ascii="Arial" w:hAnsi="Arial"/>
      <w:i/>
      <w:sz w:val="20"/>
    </w:rPr>
  </w:style>
  <w:style w:type="paragraph" w:styleId="Heading7">
    <w:name w:val="heading 7"/>
    <w:basedOn w:val="Normal"/>
    <w:next w:val="Normal"/>
    <w:qFormat/>
    <w:rsid w:val="008D6276"/>
    <w:pPr>
      <w:keepNext/>
      <w:numPr>
        <w:ilvl w:val="6"/>
        <w:numId w:val="3"/>
      </w:numPr>
      <w:spacing w:before="240" w:after="60"/>
      <w:outlineLvl w:val="6"/>
    </w:pPr>
    <w:rPr>
      <w:rFonts w:ascii="Arial" w:hAnsi="Arial"/>
      <w:sz w:val="20"/>
    </w:rPr>
  </w:style>
  <w:style w:type="paragraph" w:styleId="Heading8">
    <w:name w:val="heading 8"/>
    <w:basedOn w:val="Normal"/>
    <w:next w:val="Normal"/>
    <w:qFormat/>
    <w:rsid w:val="008D6276"/>
    <w:pPr>
      <w:numPr>
        <w:ilvl w:val="7"/>
        <w:numId w:val="3"/>
      </w:numPr>
      <w:spacing w:before="240" w:after="60"/>
      <w:outlineLvl w:val="7"/>
    </w:pPr>
    <w:rPr>
      <w:rFonts w:ascii="Arial" w:hAnsi="Arial"/>
      <w:i/>
      <w:sz w:val="20"/>
    </w:rPr>
  </w:style>
  <w:style w:type="paragraph" w:styleId="Heading9">
    <w:name w:val="heading 9"/>
    <w:basedOn w:val="Normal"/>
    <w:next w:val="Normal"/>
    <w:qFormat/>
    <w:rsid w:val="008D6276"/>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F2401"/>
    <w:pPr>
      <w:tabs>
        <w:tab w:val="left" w:pos="720"/>
        <w:tab w:val="right" w:leader="dot" w:pos="8550"/>
      </w:tabs>
      <w:spacing w:before="60"/>
      <w:ind w:left="0" w:right="91"/>
    </w:pPr>
    <w:rPr>
      <w:rFonts w:ascii="Arial" w:hAnsi="Arial"/>
      <w:b/>
      <w:noProof/>
      <w:sz w:val="20"/>
    </w:rPr>
  </w:style>
  <w:style w:type="paragraph" w:styleId="TOC2">
    <w:name w:val="toc 2"/>
    <w:basedOn w:val="Normal"/>
    <w:next w:val="Normal"/>
    <w:autoRedefine/>
    <w:uiPriority w:val="39"/>
    <w:pPr>
      <w:tabs>
        <w:tab w:val="right" w:leader="dot" w:pos="8550"/>
      </w:tabs>
      <w:spacing w:before="0"/>
      <w:ind w:left="960" w:right="90"/>
    </w:pPr>
    <w:rPr>
      <w:rFonts w:ascii="Arial" w:hAnsi="Arial"/>
      <w:noProof/>
      <w:sz w:val="20"/>
    </w:rPr>
  </w:style>
  <w:style w:type="paragraph" w:styleId="TOC3">
    <w:name w:val="toc 3"/>
    <w:basedOn w:val="Normal"/>
    <w:next w:val="Normal"/>
    <w:autoRedefine/>
    <w:uiPriority w:val="39"/>
    <w:pPr>
      <w:tabs>
        <w:tab w:val="right" w:leader="dot" w:pos="8550"/>
      </w:tabs>
      <w:spacing w:before="0"/>
      <w:ind w:left="1200" w:right="90"/>
    </w:pPr>
    <w:rPr>
      <w:rFonts w:ascii="Arial" w:hAnsi="Arial"/>
      <w:noProof/>
      <w:sz w:val="20"/>
    </w:rPr>
  </w:style>
  <w:style w:type="paragraph" w:styleId="TOC4">
    <w:name w:val="toc 4"/>
    <w:basedOn w:val="Normal"/>
    <w:next w:val="Normal"/>
    <w:autoRedefine/>
    <w:semiHidden/>
    <w:pPr>
      <w:tabs>
        <w:tab w:val="right" w:leader="dot" w:pos="9360"/>
      </w:tabs>
      <w:spacing w:before="0"/>
    </w:pPr>
    <w:rPr>
      <w:rFonts w:ascii="Arial" w:hAnsi="Arial"/>
      <w:sz w:val="20"/>
    </w:rPr>
  </w:style>
  <w:style w:type="paragraph" w:styleId="TOC5">
    <w:name w:val="toc 5"/>
    <w:basedOn w:val="Normal"/>
    <w:next w:val="Normal"/>
    <w:autoRedefine/>
    <w:semiHidden/>
    <w:pPr>
      <w:tabs>
        <w:tab w:val="right" w:pos="9360"/>
      </w:tabs>
      <w:spacing w:before="0"/>
      <w:ind w:left="1680"/>
    </w:pPr>
    <w:rPr>
      <w:rFonts w:ascii="Arial" w:hAnsi="Arial"/>
      <w:sz w:val="20"/>
    </w:rPr>
  </w:style>
  <w:style w:type="paragraph" w:styleId="TOC6">
    <w:name w:val="toc 6"/>
    <w:basedOn w:val="Normal"/>
    <w:next w:val="Normal"/>
    <w:autoRedefine/>
    <w:semiHidden/>
    <w:pPr>
      <w:tabs>
        <w:tab w:val="right" w:pos="9360"/>
      </w:tabs>
      <w:spacing w:before="0"/>
      <w:ind w:left="1001"/>
    </w:pPr>
  </w:style>
  <w:style w:type="paragraph" w:styleId="TOC7">
    <w:name w:val="toc 7"/>
    <w:basedOn w:val="Normal"/>
    <w:next w:val="Normal"/>
    <w:autoRedefine/>
    <w:semiHidden/>
    <w:pPr>
      <w:tabs>
        <w:tab w:val="right" w:pos="9360"/>
      </w:tabs>
      <w:spacing w:before="0"/>
      <w:ind w:left="1200"/>
    </w:pPr>
  </w:style>
  <w:style w:type="paragraph" w:styleId="TOC8">
    <w:name w:val="toc 8"/>
    <w:basedOn w:val="Normal"/>
    <w:next w:val="Normal"/>
    <w:autoRedefine/>
    <w:semiHidden/>
    <w:pPr>
      <w:tabs>
        <w:tab w:val="right" w:pos="9360"/>
      </w:tabs>
      <w:spacing w:before="0"/>
      <w:ind w:left="1400"/>
    </w:pPr>
  </w:style>
  <w:style w:type="paragraph" w:styleId="TOC9">
    <w:name w:val="toc 9"/>
    <w:basedOn w:val="Normal"/>
    <w:next w:val="Normal"/>
    <w:autoRedefine/>
    <w:semiHidden/>
    <w:pPr>
      <w:tabs>
        <w:tab w:val="right" w:pos="9360"/>
      </w:tabs>
      <w:spacing w:before="0"/>
      <w:ind w:left="1600"/>
    </w:pPr>
  </w:style>
  <w:style w:type="paragraph" w:styleId="Footer">
    <w:name w:val="footer"/>
    <w:pPr>
      <w:tabs>
        <w:tab w:val="center" w:pos="4320"/>
        <w:tab w:val="right" w:pos="8640"/>
      </w:tabs>
    </w:pPr>
    <w:rPr>
      <w:rFonts w:ascii="Arial" w:hAnsi="Arial"/>
      <w:b/>
      <w:noProof/>
      <w:lang w:val="en-US" w:eastAsia="en-US"/>
    </w:rPr>
  </w:style>
  <w:style w:type="paragraph" w:styleId="BodyText">
    <w:name w:val="Body Text"/>
    <w:basedOn w:val="Normal"/>
    <w:rPr>
      <w:rFonts w:ascii="Verdana" w:hAnsi="Verdana"/>
      <w:sz w:val="24"/>
    </w:rPr>
  </w:style>
  <w:style w:type="paragraph" w:styleId="BodyText2">
    <w:name w:val="Body Text 2"/>
    <w:basedOn w:val="Normal"/>
    <w:rPr>
      <w:rFonts w:ascii="Verdana" w:hAnsi="Verdana"/>
    </w:rPr>
  </w:style>
  <w:style w:type="paragraph" w:styleId="BodyText3">
    <w:name w:val="Body Text 3"/>
    <w:basedOn w:val="Normal"/>
    <w:rPr>
      <w:rFonts w:ascii="Verdana" w:hAnsi="Verdana"/>
      <w:color w:val="000080"/>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paragraph" w:styleId="Header">
    <w:name w:val="header"/>
    <w:pPr>
      <w:tabs>
        <w:tab w:val="center" w:pos="4320"/>
        <w:tab w:val="right" w:pos="8640"/>
      </w:tabs>
      <w:spacing w:after="120"/>
    </w:pPr>
    <w:rPr>
      <w:rFonts w:ascii="Arial" w:hAnsi="Arial"/>
      <w:b/>
      <w:noProof/>
      <w:lang w:val="en-US" w:eastAsia="en-US"/>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ind w:left="576"/>
    </w:pPr>
    <w:rPr>
      <w:rFonts w:ascii="Courier New" w:hAnsi="Courier New"/>
      <w:noProof/>
      <w:sz w:val="18"/>
      <w:lang w:val="en-US" w:eastAsia="en-US"/>
    </w:rPr>
  </w:style>
  <w:style w:type="paragraph" w:customStyle="1" w:styleId="codeexample1">
    <w:name w:val="code example 1"/>
    <w:basedOn w:val="Normal"/>
    <w:pPr>
      <w:ind w:left="720"/>
    </w:pPr>
    <w:rPr>
      <w:rFonts w:ascii="Courier New" w:hAnsi="Courier New"/>
    </w:rPr>
  </w:style>
  <w:style w:type="paragraph" w:customStyle="1" w:styleId="codeexample2">
    <w:name w:val="code example 2"/>
    <w:basedOn w:val="codeexample1"/>
    <w:pPr>
      <w:tabs>
        <w:tab w:val="left" w:pos="1170"/>
      </w:tabs>
      <w:spacing w:before="0"/>
    </w:pPr>
  </w:style>
  <w:style w:type="paragraph" w:customStyle="1" w:styleId="codeexample">
    <w:name w:val="code example"/>
    <w:basedOn w:val="Normal"/>
    <w:pPr>
      <w:tabs>
        <w:tab w:val="left" w:pos="1152"/>
        <w:tab w:val="left" w:pos="1620"/>
        <w:tab w:val="left" w:pos="2070"/>
      </w:tabs>
      <w:ind w:left="720"/>
    </w:pPr>
    <w:rPr>
      <w:rFonts w:ascii="Courier New" w:hAnsi="Courier New"/>
    </w:rPr>
  </w:style>
  <w:style w:type="paragraph" w:styleId="ListNumber">
    <w:name w:val="List Number"/>
    <w:basedOn w:val="Normal"/>
    <w:autoRedefine/>
    <w:pPr>
      <w:numPr>
        <w:numId w:val="2"/>
      </w:numPr>
    </w:pPr>
  </w:style>
  <w:style w:type="paragraph" w:customStyle="1" w:styleId="Docauthor">
    <w:name w:val="Doc author"/>
    <w:basedOn w:val="Normal"/>
    <w:next w:val="Docdate"/>
    <w:pPr>
      <w:spacing w:before="360" w:after="360"/>
    </w:pPr>
    <w:rPr>
      <w:rFonts w:ascii="Arial" w:hAnsi="Arial"/>
      <w:sz w:val="20"/>
    </w:rPr>
  </w:style>
  <w:style w:type="paragraph" w:customStyle="1" w:styleId="Docdate">
    <w:name w:val="Doc date"/>
    <w:basedOn w:val="Normal"/>
    <w:next w:val="Docauthor"/>
    <w:pPr>
      <w:spacing w:before="240"/>
    </w:pPr>
    <w:rPr>
      <w:rFonts w:ascii="Arial" w:hAnsi="Arial"/>
      <w:b/>
      <w:sz w:val="20"/>
    </w:rPr>
  </w:style>
  <w:style w:type="character" w:styleId="PageNumber">
    <w:name w:val="page number"/>
    <w:basedOn w:val="DefaultParagraphFont"/>
  </w:style>
  <w:style w:type="paragraph" w:customStyle="1" w:styleId="Codeexample0">
    <w:name w:val="Code example"/>
    <w:basedOn w:val="Normal"/>
    <w:next w:val="Normal"/>
    <w:pPr>
      <w:tabs>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s>
      <w:spacing w:before="60"/>
      <w:ind w:left="720"/>
    </w:pPr>
    <w:rPr>
      <w:rFonts w:ascii="Courier New" w:hAnsi="Courier New"/>
      <w:sz w:val="20"/>
    </w:rPr>
  </w:style>
  <w:style w:type="paragraph" w:customStyle="1" w:styleId="Heading-noTOC">
    <w:name w:val="Heading - no TOC"/>
    <w:basedOn w:val="Normal"/>
    <w:next w:val="Normal"/>
    <w:pPr>
      <w:ind w:left="0"/>
    </w:pPr>
    <w:rPr>
      <w:rFonts w:ascii="Arial" w:hAnsi="Arial"/>
      <w:b/>
      <w:smallCaps/>
      <w:sz w:val="28"/>
    </w:rPr>
  </w:style>
  <w:style w:type="paragraph" w:customStyle="1" w:styleId="Tablebody">
    <w:name w:val="Table body"/>
    <w:basedOn w:val="Normal"/>
    <w:next w:val="Normal"/>
    <w:pPr>
      <w:pBdr>
        <w:top w:val="single" w:sz="6" w:space="3" w:color="auto"/>
      </w:pBdr>
      <w:spacing w:before="60"/>
      <w:ind w:left="0"/>
    </w:pPr>
    <w:rPr>
      <w:sz w:val="20"/>
    </w:rPr>
  </w:style>
  <w:style w:type="paragraph" w:customStyle="1" w:styleId="Tableheads">
    <w:name w:val="Table heads"/>
    <w:basedOn w:val="Tablebody"/>
    <w:next w:val="Tablebody"/>
    <w:pPr>
      <w:pBdr>
        <w:top w:val="none" w:sz="0" w:space="0" w:color="auto"/>
      </w:pBdr>
      <w:shd w:val="pct20" w:color="auto" w:fill="auto"/>
      <w:spacing w:before="120"/>
    </w:pPr>
    <w:rPr>
      <w:rFonts w:ascii="Arial" w:hAnsi="Arial"/>
      <w:b/>
    </w:rPr>
  </w:style>
  <w:style w:type="paragraph" w:customStyle="1" w:styleId="Note">
    <w:name w:val="Note"/>
    <w:basedOn w:val="Normal"/>
    <w:next w:val="Normal"/>
    <w:pPr>
      <w:pBdr>
        <w:top w:val="single" w:sz="6" w:space="3" w:color="auto"/>
        <w:bottom w:val="single" w:sz="6" w:space="3" w:color="auto"/>
      </w:pBdr>
      <w:ind w:right="480"/>
    </w:pPr>
    <w:rPr>
      <w:rFonts w:ascii="Arial" w:hAnsi="Arial"/>
      <w:sz w:val="20"/>
    </w:rPr>
  </w:style>
  <w:style w:type="paragraph" w:customStyle="1" w:styleId="SDMLmarkup">
    <w:name w:val="SDML markup"/>
    <w:basedOn w:val="Normal"/>
    <w:pPr>
      <w:ind w:left="0"/>
    </w:pPr>
    <w:rPr>
      <w:color w:val="000080"/>
      <w:sz w:val="20"/>
    </w:rPr>
  </w:style>
  <w:style w:type="paragraph" w:styleId="Caption">
    <w:name w:val="caption"/>
    <w:next w:val="Normal"/>
    <w:qFormat/>
    <w:pPr>
      <w:spacing w:before="120" w:after="60"/>
      <w:ind w:left="1440" w:right="1440"/>
    </w:pPr>
    <w:rPr>
      <w:rFonts w:ascii="Arial" w:hAnsi="Arial"/>
      <w:b/>
      <w:noProof/>
      <w:sz w:val="18"/>
      <w:lang w:val="en-US" w:eastAsia="en-US"/>
    </w:rPr>
  </w:style>
  <w:style w:type="paragraph" w:styleId="ListBullet">
    <w:name w:val="List Bullet"/>
    <w:basedOn w:val="Normal"/>
    <w:autoRedefine/>
    <w:pPr>
      <w:numPr>
        <w:numId w:val="1"/>
      </w:numPr>
      <w:tabs>
        <w:tab w:val="clear" w:pos="360"/>
        <w:tab w:val="num" w:pos="1800"/>
      </w:tabs>
      <w:ind w:left="1800"/>
    </w:pPr>
  </w:style>
  <w:style w:type="character" w:customStyle="1" w:styleId="Command">
    <w:name w:val="Command"/>
    <w:rPr>
      <w:rFonts w:ascii="Arial" w:hAnsi="Arial"/>
      <w:b/>
    </w:rPr>
  </w:style>
  <w:style w:type="paragraph" w:customStyle="1" w:styleId="Printingdate">
    <w:name w:val="Printing date"/>
    <w:basedOn w:val="Normal"/>
    <w:next w:val="Normal"/>
    <w:pPr>
      <w:pageBreakBefore/>
      <w:pBdr>
        <w:bottom w:val="single" w:sz="6" w:space="3" w:color="auto"/>
      </w:pBdr>
      <w:spacing w:before="0"/>
      <w:ind w:left="0"/>
    </w:pPr>
    <w:rPr>
      <w:rFonts w:ascii="Arial" w:hAnsi="Arial"/>
      <w:b/>
      <w:sz w:val="18"/>
    </w:rPr>
  </w:style>
  <w:style w:type="paragraph" w:customStyle="1" w:styleId="Docsubtitle">
    <w:name w:val="Doc subtitle"/>
    <w:basedOn w:val="Normal"/>
    <w:pPr>
      <w:spacing w:before="240"/>
      <w:ind w:left="720" w:right="720"/>
    </w:pPr>
    <w:rPr>
      <w:rFonts w:ascii="Arial Narrow" w:hAnsi="Arial Narrow"/>
      <w:b/>
      <w:sz w:val="24"/>
    </w:rPr>
  </w:style>
  <w:style w:type="paragraph" w:customStyle="1" w:styleId="Doctitle1">
    <w:name w:val="Doc title 1"/>
    <w:basedOn w:val="Normal"/>
    <w:next w:val="Doctitle2"/>
    <w:rsid w:val="00E4002F"/>
    <w:pPr>
      <w:pageBreakBefore/>
      <w:pBdr>
        <w:bottom w:val="single" w:sz="6" w:space="2" w:color="auto"/>
      </w:pBdr>
      <w:spacing w:before="1200" w:after="240"/>
      <w:ind w:left="0"/>
    </w:pPr>
    <w:rPr>
      <w:rFonts w:ascii="Arial Narrow" w:hAnsi="Arial Narrow"/>
      <w:b/>
      <w:sz w:val="36"/>
    </w:rPr>
  </w:style>
  <w:style w:type="paragraph" w:customStyle="1" w:styleId="Doctitle2">
    <w:name w:val="Doc title 2"/>
    <w:basedOn w:val="Doctitle1"/>
    <w:next w:val="Normal"/>
    <w:pPr>
      <w:pBdr>
        <w:bottom w:val="none" w:sz="0" w:space="0" w:color="auto"/>
      </w:pBdr>
      <w:spacing w:before="0"/>
    </w:pPr>
  </w:style>
  <w:style w:type="paragraph" w:customStyle="1" w:styleId="ProcedureHeading">
    <w:name w:val="Procedure Heading"/>
    <w:basedOn w:val="Normal"/>
    <w:next w:val="Normal"/>
    <w:pPr>
      <w:spacing w:after="60"/>
    </w:pPr>
    <w:rPr>
      <w:rFonts w:ascii="Arial" w:hAnsi="Arial"/>
      <w:b/>
      <w:sz w:val="24"/>
    </w:rPr>
  </w:style>
  <w:style w:type="paragraph" w:customStyle="1" w:styleId="Glossary">
    <w:name w:val="Glossary"/>
    <w:basedOn w:val="Normal"/>
    <w:pPr>
      <w:ind w:left="720"/>
    </w:pPr>
  </w:style>
  <w:style w:type="paragraph" w:customStyle="1" w:styleId="HeadNoNumber">
    <w:name w:val="HeadNoNumber"/>
    <w:basedOn w:val="Heading1"/>
    <w:next w:val="Normal"/>
    <w:pPr>
      <w:outlineLvl w:val="9"/>
    </w:pPr>
  </w:style>
  <w:style w:type="paragraph" w:customStyle="1" w:styleId="HangingPix">
    <w:name w:val="HangingPix"/>
    <w:basedOn w:val="Normal"/>
    <w:pPr>
      <w:ind w:left="0"/>
      <w:jc w:val="center"/>
    </w:pPr>
  </w:style>
  <w:style w:type="paragraph" w:styleId="Index1">
    <w:name w:val="index 1"/>
    <w:basedOn w:val="Normal"/>
    <w:next w:val="Normal"/>
    <w:autoRedefine/>
    <w:semiHidden/>
    <w:pPr>
      <w:tabs>
        <w:tab w:val="right" w:leader="dot" w:pos="9360"/>
      </w:tabs>
      <w:ind w:left="220" w:hanging="220"/>
    </w:pPr>
  </w:style>
  <w:style w:type="paragraph" w:styleId="IndexHeading">
    <w:name w:val="index heading"/>
    <w:basedOn w:val="Normal"/>
    <w:next w:val="Index1"/>
    <w:semiHidden/>
    <w:pPr>
      <w:spacing w:before="240" w:after="60"/>
      <w:ind w:left="0"/>
    </w:pPr>
    <w:rPr>
      <w:rFonts w:ascii="Arial" w:hAnsi="Arial"/>
      <w:b/>
      <w:noProof/>
      <w:sz w:val="28"/>
    </w:rPr>
  </w:style>
  <w:style w:type="paragraph" w:customStyle="1" w:styleId="PagenumOdd">
    <w:name w:val="PagenumOdd"/>
    <w:basedOn w:val="Footer"/>
    <w:pPr>
      <w:jc w:val="right"/>
    </w:pPr>
  </w:style>
  <w:style w:type="paragraph" w:customStyle="1" w:styleId="PagenumEven">
    <w:name w:val="PagenumEven"/>
    <w:basedOn w:val="Footer"/>
    <w:pPr>
      <w:ind w:right="360"/>
    </w:pPr>
  </w:style>
  <w:style w:type="paragraph" w:customStyle="1" w:styleId="GossaryDefinition">
    <w:name w:val="GossaryDefinition"/>
    <w:basedOn w:val="Normal"/>
    <w:next w:val="Normal"/>
  </w:style>
  <w:style w:type="paragraph" w:customStyle="1" w:styleId="GlossaryItem">
    <w:name w:val="GlossaryItem"/>
    <w:basedOn w:val="Glossary"/>
    <w:next w:val="GossaryDefinition"/>
    <w:rPr>
      <w:rFonts w:ascii="Arial" w:hAnsi="Arial"/>
      <w:b/>
    </w:rPr>
  </w:style>
  <w:style w:type="paragraph" w:customStyle="1" w:styleId="TableBodyBlank">
    <w:name w:val="TableBodyBlank"/>
    <w:basedOn w:val="Tablebody"/>
    <w:pPr>
      <w:pBdr>
        <w:top w:val="none" w:sz="0" w:space="0" w:color="auto"/>
      </w:pBdr>
    </w:pPr>
  </w:style>
  <w:style w:type="paragraph" w:styleId="TableofFigures">
    <w:name w:val="table of figures"/>
    <w:basedOn w:val="TOC2"/>
    <w:next w:val="Normal"/>
    <w:semiHidden/>
    <w:pPr>
      <w:tabs>
        <w:tab w:val="right" w:leader="dot" w:pos="9360"/>
      </w:tabs>
      <w:ind w:left="1170" w:hanging="440"/>
    </w:pPr>
  </w:style>
  <w:style w:type="paragraph" w:customStyle="1" w:styleId="InvestigationDate">
    <w:name w:val="Investigation Date"/>
    <w:basedOn w:val="Normal"/>
    <w:next w:val="Normal"/>
    <w:pPr>
      <w:spacing w:before="240"/>
    </w:pPr>
    <w:rPr>
      <w:rFonts w:ascii="Arial" w:hAnsi="Arial"/>
      <w:b/>
      <w:sz w:val="20"/>
    </w:rPr>
  </w:style>
  <w:style w:type="paragraph" w:customStyle="1" w:styleId="Style1">
    <w:name w:val="Style1"/>
    <w:basedOn w:val="Normal"/>
    <w:pPr>
      <w:keepNext/>
      <w:pBdr>
        <w:top w:val="single" w:sz="6" w:space="1" w:color="auto"/>
      </w:pBdr>
      <w:spacing w:before="240"/>
      <w:ind w:left="0"/>
    </w:pPr>
    <w:rPr>
      <w:rFonts w:ascii="Arial" w:hAnsi="Arial"/>
      <w:b/>
      <w:sz w:val="28"/>
    </w:rPr>
  </w:style>
  <w:style w:type="paragraph" w:customStyle="1" w:styleId="FunctionName">
    <w:name w:val="FunctionName"/>
    <w:basedOn w:val="Heading3"/>
    <w:pPr>
      <w:numPr>
        <w:ilvl w:val="0"/>
        <w:numId w:val="0"/>
      </w:numPr>
      <w:pBdr>
        <w:top w:val="single" w:sz="6" w:space="1" w:color="auto"/>
      </w:pBdr>
      <w:outlineLvl w:val="9"/>
    </w:pPr>
    <w:rPr>
      <w:snapToGrid w:val="0"/>
    </w:rPr>
  </w:style>
  <w:style w:type="paragraph" w:customStyle="1" w:styleId="Preface">
    <w:name w:val="Preface"/>
    <w:basedOn w:val="HeadNoNumber"/>
  </w:style>
  <w:style w:type="paragraph" w:customStyle="1" w:styleId="Preface1">
    <w:name w:val="Preface1"/>
    <w:rsid w:val="00C41860"/>
    <w:pPr>
      <w:spacing w:before="240"/>
    </w:pPr>
    <w:rPr>
      <w:rFonts w:ascii="Arial" w:hAnsi="Arial"/>
      <w:b/>
      <w:sz w:val="28"/>
      <w:lang w:val="en-US" w:eastAsia="en-US"/>
    </w:rPr>
  </w:style>
  <w:style w:type="paragraph" w:customStyle="1" w:styleId="Preface2">
    <w:name w:val="Preface2"/>
    <w:basedOn w:val="Preface1"/>
    <w:rPr>
      <w:sz w:val="24"/>
    </w:rPr>
  </w:style>
  <w:style w:type="paragraph" w:customStyle="1" w:styleId="FunctionSubhead">
    <w:name w:val="FunctionSubhead"/>
    <w:basedOn w:val="Normal"/>
    <w:pPr>
      <w:widowControl w:val="0"/>
      <w:spacing w:before="100"/>
      <w:ind w:left="500"/>
    </w:pPr>
    <w:rPr>
      <w:rFonts w:ascii="Arial" w:hAnsi="Arial"/>
      <w:snapToGrid w:val="0"/>
    </w:rPr>
  </w:style>
  <w:style w:type="paragraph" w:customStyle="1" w:styleId="Args">
    <w:name w:val="Args"/>
    <w:basedOn w:val="Normal"/>
    <w:pPr>
      <w:ind w:left="810"/>
    </w:pPr>
    <w:rPr>
      <w:rFonts w:ascii="Arial" w:hAnsi="Arial"/>
      <w:sz w:val="24"/>
    </w:rPr>
  </w:style>
  <w:style w:type="paragraph" w:customStyle="1" w:styleId="ClassSubhead">
    <w:name w:val="ClassSubhead"/>
    <w:basedOn w:val="Normal"/>
    <w:pPr>
      <w:ind w:left="360"/>
    </w:pPr>
    <w:rPr>
      <w:rFonts w:ascii="Arial" w:hAnsi="Arial"/>
      <w:b/>
      <w:sz w:val="24"/>
    </w:rPr>
  </w:style>
  <w:style w:type="paragraph" w:customStyle="1" w:styleId="MemberName">
    <w:name w:val="MemberName"/>
    <w:basedOn w:val="FunctionName"/>
    <w:pPr>
      <w:pBdr>
        <w:top w:val="none" w:sz="0" w:space="0" w:color="auto"/>
      </w:pBdr>
      <w:ind w:left="630"/>
    </w:pPr>
  </w:style>
  <w:style w:type="paragraph" w:customStyle="1" w:styleId="MemberFunction">
    <w:name w:val="MemberFunction"/>
    <w:basedOn w:val="FunctionName"/>
    <w:pPr>
      <w:pBdr>
        <w:top w:val="none" w:sz="0" w:space="0" w:color="auto"/>
      </w:pBdr>
      <w:ind w:left="630"/>
    </w:pPr>
  </w:style>
  <w:style w:type="paragraph" w:customStyle="1" w:styleId="ClassProtected">
    <w:name w:val="ClassProtected"/>
    <w:basedOn w:val="ClassSubhead"/>
    <w:rPr>
      <w:u w:val="single"/>
    </w:rPr>
  </w:style>
  <w:style w:type="paragraph" w:customStyle="1" w:styleId="Printdateoncopyrightpage">
    <w:name w:val="Print date on copyright page"/>
    <w:basedOn w:val="Normal"/>
    <w:next w:val="Normal"/>
    <w:pPr>
      <w:pBdr>
        <w:top w:val="single" w:sz="6" w:space="2" w:color="auto"/>
      </w:pBdr>
      <w:spacing w:after="120"/>
    </w:pPr>
    <w:rPr>
      <w:b/>
    </w:rPr>
  </w:style>
  <w:style w:type="paragraph" w:customStyle="1" w:styleId="MemberTypePrefix">
    <w:name w:val="MemberTypePrefix"/>
    <w:basedOn w:val="MemberFunction"/>
    <w:pPr>
      <w:pBdr>
        <w:top w:val="single" w:sz="6" w:space="1" w:color="auto"/>
      </w:pBdr>
      <w:ind w:left="360"/>
    </w:pPr>
    <w:rPr>
      <w:b w:val="0"/>
    </w:rPr>
  </w:style>
  <w:style w:type="paragraph" w:customStyle="1" w:styleId="MemberFunctionNoType">
    <w:name w:val="MemberFunctionNoType"/>
    <w:basedOn w:val="MemberFunction"/>
    <w:pPr>
      <w:pBdr>
        <w:top w:val="single" w:sz="6" w:space="1" w:color="auto"/>
      </w:pBdr>
      <w:ind w:left="360"/>
    </w:pPr>
  </w:style>
  <w:style w:type="paragraph" w:styleId="BodyTextIndent">
    <w:name w:val="Body Text Indent"/>
    <w:basedOn w:val="Normal"/>
  </w:style>
  <w:style w:type="character" w:styleId="Strong">
    <w:name w:val="Strong"/>
    <w:qFormat/>
    <w:rPr>
      <w:b/>
    </w:rPr>
  </w:style>
  <w:style w:type="paragraph" w:styleId="BodyTextIndent2">
    <w:name w:val="Body Text Indent 2"/>
    <w:basedOn w:val="Normal"/>
    <w:rPr>
      <w:color w:val="FF0000"/>
    </w:rPr>
  </w:style>
  <w:style w:type="paragraph" w:customStyle="1" w:styleId="DefinitionTerm">
    <w:name w:val="Definition Term"/>
    <w:basedOn w:val="Normal"/>
    <w:next w:val="Normal"/>
    <w:pPr>
      <w:spacing w:before="0"/>
      <w:ind w:left="0"/>
    </w:pPr>
    <w:rPr>
      <w:snapToGrid w:val="0"/>
      <w:sz w:val="24"/>
    </w:rPr>
  </w:style>
  <w:style w:type="paragraph" w:customStyle="1" w:styleId="Codeexample-Close">
    <w:name w:val="Code example-Close"/>
    <w:basedOn w:val="Codeexample0"/>
    <w:pPr>
      <w:spacing w:before="0"/>
    </w:pPr>
  </w:style>
  <w:style w:type="paragraph" w:styleId="NormalWeb">
    <w:name w:val="Normal (Web)"/>
    <w:basedOn w:val="Normal"/>
    <w:uiPriority w:val="99"/>
    <w:pPr>
      <w:spacing w:before="100" w:beforeAutospacing="1" w:after="100" w:afterAutospacing="1"/>
      <w:ind w:left="0"/>
    </w:pPr>
    <w:rPr>
      <w:sz w:val="24"/>
      <w:szCs w:val="24"/>
    </w:rPr>
  </w:style>
  <w:style w:type="character" w:styleId="FollowedHyperlink">
    <w:name w:val="FollowedHyperlink"/>
    <w:rPr>
      <w:color w:val="800080"/>
      <w:u w:val="single"/>
    </w:rPr>
  </w:style>
  <w:style w:type="paragraph" w:customStyle="1" w:styleId="glossaryitem0">
    <w:name w:val="glossary item"/>
    <w:basedOn w:val="Normal"/>
  </w:style>
  <w:style w:type="table" w:styleId="TableGrid">
    <w:name w:val="Table Grid"/>
    <w:basedOn w:val="TableNormal"/>
    <w:rsid w:val="0002450D"/>
    <w:pPr>
      <w:spacing w:before="120"/>
      <w:ind w:left="14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1">
    <w:name w:val="Table List 1"/>
    <w:basedOn w:val="TableNormal"/>
    <w:rsid w:val="0002450D"/>
    <w:pPr>
      <w:spacing w:before="120"/>
      <w:ind w:left="144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Functions">
    <w:name w:val="Functions"/>
    <w:basedOn w:val="Normal"/>
    <w:link w:val="FunctionsChar"/>
    <w:rsid w:val="005D2FDC"/>
    <w:pPr>
      <w:spacing w:after="120"/>
      <w:ind w:left="284"/>
    </w:pPr>
    <w:rPr>
      <w:b/>
      <w:i/>
    </w:rPr>
  </w:style>
  <w:style w:type="character" w:customStyle="1" w:styleId="FunctionsChar">
    <w:name w:val="Functions Char"/>
    <w:link w:val="Functions"/>
    <w:rsid w:val="005D2FDC"/>
    <w:rPr>
      <w:b/>
      <w:i/>
      <w:sz w:val="22"/>
      <w:lang w:val="en-US" w:eastAsia="en-US" w:bidi="ar-SA"/>
    </w:rPr>
  </w:style>
  <w:style w:type="table" w:styleId="TableContemporary">
    <w:name w:val="Table Contemporary"/>
    <w:basedOn w:val="TableNormal"/>
    <w:rsid w:val="005D2FDC"/>
    <w:pPr>
      <w:spacing w:before="120"/>
      <w:ind w:left="144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alloonText">
    <w:name w:val="Balloon Text"/>
    <w:basedOn w:val="Normal"/>
    <w:semiHidden/>
    <w:rsid w:val="00DF46AF"/>
    <w:rPr>
      <w:rFonts w:ascii="Tahoma" w:hAnsi="Tahoma" w:cs="Tahoma"/>
      <w:sz w:val="16"/>
      <w:szCs w:val="16"/>
    </w:rPr>
  </w:style>
  <w:style w:type="paragraph" w:customStyle="1" w:styleId="TOCHeading1">
    <w:name w:val="TOC Heading1"/>
    <w:basedOn w:val="TOC2"/>
    <w:next w:val="TOC1"/>
    <w:rsid w:val="009A04D1"/>
    <w:pPr>
      <w:pageBreakBefore/>
      <w:spacing w:after="240"/>
      <w:outlineLvl w:val="0"/>
    </w:pPr>
    <w:rPr>
      <w:sz w:val="32"/>
    </w:rPr>
  </w:style>
  <w:style w:type="paragraph" w:customStyle="1" w:styleId="Style2">
    <w:name w:val="Style2"/>
    <w:basedOn w:val="TOCHeading1"/>
    <w:rsid w:val="009A04D1"/>
  </w:style>
  <w:style w:type="paragraph" w:customStyle="1" w:styleId="ERRORChar">
    <w:name w:val="ERROR Char"/>
    <w:basedOn w:val="Normal"/>
    <w:link w:val="ERRORCharChar"/>
    <w:rsid w:val="005349D2"/>
    <w:pPr>
      <w:spacing w:after="240"/>
      <w:ind w:left="0"/>
    </w:pPr>
    <w:rPr>
      <w:b/>
      <w:color w:val="FF0000"/>
      <w:lang w:val="en-GB"/>
    </w:rPr>
  </w:style>
  <w:style w:type="character" w:customStyle="1" w:styleId="ERRORCharChar">
    <w:name w:val="ERROR Char Char"/>
    <w:link w:val="ERRORChar"/>
    <w:rsid w:val="005349D2"/>
    <w:rPr>
      <w:b/>
      <w:color w:val="FF0000"/>
      <w:sz w:val="22"/>
      <w:lang w:val="en-GB" w:eastAsia="en-US" w:bidi="ar-SA"/>
    </w:rPr>
  </w:style>
  <w:style w:type="paragraph" w:customStyle="1" w:styleId="StyleDoctitle1Left0cmBefore90pt">
    <w:name w:val="Style Doc title 1 + Left:  0 cm Before:  90 pt"/>
    <w:basedOn w:val="Doctitle1"/>
    <w:rsid w:val="00C76AFF"/>
    <w:rPr>
      <w:bCs/>
    </w:rPr>
  </w:style>
  <w:style w:type="paragraph" w:customStyle="1" w:styleId="StyleHeading1NotSmallcapsAllcapsJustifiedBefore90">
    <w:name w:val="Style Heading 1 + Not Small caps All caps Justified Before:  90 ..."/>
    <w:basedOn w:val="Heading1"/>
    <w:rsid w:val="00C76AFF"/>
    <w:pPr>
      <w:shd w:val="clear" w:color="auto" w:fill="F3F3F3"/>
      <w:spacing w:before="1200"/>
      <w:jc w:val="both"/>
    </w:pPr>
    <w:rPr>
      <w:bCs/>
      <w:caps/>
      <w:smallCaps w:val="0"/>
    </w:rPr>
  </w:style>
  <w:style w:type="paragraph" w:customStyle="1" w:styleId="StyleHeading1After12pt">
    <w:name w:val="Style Heading 1 + After:  12 pt"/>
    <w:basedOn w:val="Heading1"/>
    <w:rsid w:val="00D3105C"/>
    <w:pPr>
      <w:spacing w:before="1200"/>
    </w:pPr>
    <w:rPr>
      <w:bCs/>
    </w:rPr>
  </w:style>
  <w:style w:type="paragraph" w:customStyle="1" w:styleId="PREFACE0">
    <w:name w:val="PREFACE"/>
    <w:basedOn w:val="Heading1"/>
    <w:rsid w:val="003735D6"/>
    <w:pPr>
      <w:numPr>
        <w:numId w:val="0"/>
      </w:numPr>
    </w:pPr>
  </w:style>
  <w:style w:type="character" w:styleId="CommentReference">
    <w:name w:val="annotation reference"/>
    <w:rsid w:val="00D2662A"/>
    <w:rPr>
      <w:sz w:val="16"/>
      <w:szCs w:val="16"/>
    </w:rPr>
  </w:style>
  <w:style w:type="paragraph" w:styleId="CommentText">
    <w:name w:val="annotation text"/>
    <w:basedOn w:val="Normal"/>
    <w:link w:val="CommentTextChar"/>
    <w:rsid w:val="00D2662A"/>
    <w:rPr>
      <w:sz w:val="20"/>
    </w:rPr>
  </w:style>
  <w:style w:type="character" w:customStyle="1" w:styleId="CommentTextChar">
    <w:name w:val="Comment Text Char"/>
    <w:link w:val="CommentText"/>
    <w:rsid w:val="00D2662A"/>
    <w:rPr>
      <w:lang w:val="en-US" w:eastAsia="en-US"/>
    </w:rPr>
  </w:style>
  <w:style w:type="paragraph" w:styleId="CommentSubject">
    <w:name w:val="annotation subject"/>
    <w:basedOn w:val="CommentText"/>
    <w:next w:val="CommentText"/>
    <w:link w:val="CommentSubjectChar"/>
    <w:rsid w:val="00D2662A"/>
    <w:rPr>
      <w:b/>
      <w:bCs/>
    </w:rPr>
  </w:style>
  <w:style w:type="character" w:customStyle="1" w:styleId="CommentSubjectChar">
    <w:name w:val="Comment Subject Char"/>
    <w:link w:val="CommentSubject"/>
    <w:rsid w:val="00D2662A"/>
    <w:rPr>
      <w:b/>
      <w:bCs/>
      <w:lang w:val="en-US" w:eastAsia="en-US"/>
    </w:rPr>
  </w:style>
  <w:style w:type="table" w:styleId="TableClassic4">
    <w:name w:val="Table Classic 4"/>
    <w:basedOn w:val="TableNormal"/>
    <w:rsid w:val="00B46964"/>
    <w:pPr>
      <w:spacing w:before="120"/>
      <w:ind w:left="144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B46964"/>
    <w:pPr>
      <w:spacing w:before="120"/>
      <w:ind w:left="144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1">
    <w:name w:val="Table Columns 1"/>
    <w:basedOn w:val="TableNormal"/>
    <w:rsid w:val="00B46964"/>
    <w:pPr>
      <w:spacing w:before="120"/>
      <w:ind w:left="144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dTable4-Accent5">
    <w:name w:val="Grid Table 4 Accent 5"/>
    <w:basedOn w:val="TableNormal"/>
    <w:uiPriority w:val="49"/>
    <w:rsid w:val="00DB77B9"/>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9"/>
    <w:rsid w:val="00D53CB3"/>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Paragraph">
    <w:name w:val="List Paragraph"/>
    <w:basedOn w:val="Normal"/>
    <w:uiPriority w:val="34"/>
    <w:qFormat/>
    <w:rsid w:val="00873858"/>
    <w:pPr>
      <w:ind w:left="720"/>
      <w:contextualSpacing/>
    </w:pPr>
  </w:style>
  <w:style w:type="character" w:styleId="HTMLCode">
    <w:name w:val="HTML Code"/>
    <w:basedOn w:val="DefaultParagraphFont"/>
    <w:uiPriority w:val="99"/>
    <w:unhideWhenUsed/>
    <w:rsid w:val="00E4617A"/>
    <w:rPr>
      <w:rFonts w:ascii="Courier New" w:eastAsia="Times New Roman" w:hAnsi="Courier New" w:cs="Courier New"/>
      <w:sz w:val="20"/>
      <w:szCs w:val="20"/>
    </w:rPr>
  </w:style>
  <w:style w:type="character" w:customStyle="1" w:styleId="monaco-highlighted-label">
    <w:name w:val="monaco-highlighted-label"/>
    <w:basedOn w:val="DefaultParagraphFont"/>
    <w:rsid w:val="00E4617A"/>
  </w:style>
  <w:style w:type="character" w:customStyle="1" w:styleId="label-description">
    <w:name w:val="label-description"/>
    <w:basedOn w:val="DefaultParagraphFont"/>
    <w:rsid w:val="00E4617A"/>
  </w:style>
  <w:style w:type="character" w:styleId="UnresolvedMention">
    <w:name w:val="Unresolved Mention"/>
    <w:basedOn w:val="DefaultParagraphFont"/>
    <w:uiPriority w:val="99"/>
    <w:semiHidden/>
    <w:unhideWhenUsed/>
    <w:rsid w:val="00153A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94602">
      <w:bodyDiv w:val="1"/>
      <w:marLeft w:val="0"/>
      <w:marRight w:val="0"/>
      <w:marTop w:val="0"/>
      <w:marBottom w:val="0"/>
      <w:divBdr>
        <w:top w:val="none" w:sz="0" w:space="0" w:color="auto"/>
        <w:left w:val="none" w:sz="0" w:space="0" w:color="auto"/>
        <w:bottom w:val="none" w:sz="0" w:space="0" w:color="auto"/>
        <w:right w:val="none" w:sz="0" w:space="0" w:color="auto"/>
      </w:divBdr>
      <w:divsChild>
        <w:div w:id="1090277782">
          <w:marLeft w:val="0"/>
          <w:marRight w:val="0"/>
          <w:marTop w:val="0"/>
          <w:marBottom w:val="0"/>
          <w:divBdr>
            <w:top w:val="none" w:sz="0" w:space="0" w:color="auto"/>
            <w:left w:val="none" w:sz="0" w:space="0" w:color="auto"/>
            <w:bottom w:val="none" w:sz="0" w:space="0" w:color="auto"/>
            <w:right w:val="none" w:sz="0" w:space="0" w:color="auto"/>
          </w:divBdr>
          <w:divsChild>
            <w:div w:id="603922978">
              <w:marLeft w:val="0"/>
              <w:marRight w:val="0"/>
              <w:marTop w:val="0"/>
              <w:marBottom w:val="0"/>
              <w:divBdr>
                <w:top w:val="none" w:sz="0" w:space="0" w:color="auto"/>
                <w:left w:val="none" w:sz="0" w:space="0" w:color="auto"/>
                <w:bottom w:val="none" w:sz="0" w:space="0" w:color="auto"/>
                <w:right w:val="none" w:sz="0" w:space="0" w:color="auto"/>
              </w:divBdr>
            </w:div>
            <w:div w:id="2128309372">
              <w:marLeft w:val="0"/>
              <w:marRight w:val="0"/>
              <w:marTop w:val="0"/>
              <w:marBottom w:val="0"/>
              <w:divBdr>
                <w:top w:val="none" w:sz="0" w:space="0" w:color="auto"/>
                <w:left w:val="none" w:sz="0" w:space="0" w:color="auto"/>
                <w:bottom w:val="none" w:sz="0" w:space="0" w:color="auto"/>
                <w:right w:val="none" w:sz="0" w:space="0" w:color="auto"/>
              </w:divBdr>
            </w:div>
            <w:div w:id="1887908822">
              <w:marLeft w:val="0"/>
              <w:marRight w:val="0"/>
              <w:marTop w:val="0"/>
              <w:marBottom w:val="0"/>
              <w:divBdr>
                <w:top w:val="none" w:sz="0" w:space="0" w:color="auto"/>
                <w:left w:val="none" w:sz="0" w:space="0" w:color="auto"/>
                <w:bottom w:val="none" w:sz="0" w:space="0" w:color="auto"/>
                <w:right w:val="none" w:sz="0" w:space="0" w:color="auto"/>
              </w:divBdr>
            </w:div>
            <w:div w:id="1046835958">
              <w:marLeft w:val="0"/>
              <w:marRight w:val="0"/>
              <w:marTop w:val="0"/>
              <w:marBottom w:val="0"/>
              <w:divBdr>
                <w:top w:val="none" w:sz="0" w:space="0" w:color="auto"/>
                <w:left w:val="none" w:sz="0" w:space="0" w:color="auto"/>
                <w:bottom w:val="none" w:sz="0" w:space="0" w:color="auto"/>
                <w:right w:val="none" w:sz="0" w:space="0" w:color="auto"/>
              </w:divBdr>
            </w:div>
            <w:div w:id="1739399110">
              <w:marLeft w:val="0"/>
              <w:marRight w:val="0"/>
              <w:marTop w:val="0"/>
              <w:marBottom w:val="0"/>
              <w:divBdr>
                <w:top w:val="none" w:sz="0" w:space="0" w:color="auto"/>
                <w:left w:val="none" w:sz="0" w:space="0" w:color="auto"/>
                <w:bottom w:val="none" w:sz="0" w:space="0" w:color="auto"/>
                <w:right w:val="none" w:sz="0" w:space="0" w:color="auto"/>
              </w:divBdr>
            </w:div>
            <w:div w:id="266887224">
              <w:marLeft w:val="0"/>
              <w:marRight w:val="0"/>
              <w:marTop w:val="0"/>
              <w:marBottom w:val="0"/>
              <w:divBdr>
                <w:top w:val="none" w:sz="0" w:space="0" w:color="auto"/>
                <w:left w:val="none" w:sz="0" w:space="0" w:color="auto"/>
                <w:bottom w:val="none" w:sz="0" w:space="0" w:color="auto"/>
                <w:right w:val="none" w:sz="0" w:space="0" w:color="auto"/>
              </w:divBdr>
            </w:div>
            <w:div w:id="1940260595">
              <w:marLeft w:val="0"/>
              <w:marRight w:val="0"/>
              <w:marTop w:val="0"/>
              <w:marBottom w:val="0"/>
              <w:divBdr>
                <w:top w:val="none" w:sz="0" w:space="0" w:color="auto"/>
                <w:left w:val="none" w:sz="0" w:space="0" w:color="auto"/>
                <w:bottom w:val="none" w:sz="0" w:space="0" w:color="auto"/>
                <w:right w:val="none" w:sz="0" w:space="0" w:color="auto"/>
              </w:divBdr>
            </w:div>
            <w:div w:id="774909266">
              <w:marLeft w:val="0"/>
              <w:marRight w:val="0"/>
              <w:marTop w:val="0"/>
              <w:marBottom w:val="0"/>
              <w:divBdr>
                <w:top w:val="none" w:sz="0" w:space="0" w:color="auto"/>
                <w:left w:val="none" w:sz="0" w:space="0" w:color="auto"/>
                <w:bottom w:val="none" w:sz="0" w:space="0" w:color="auto"/>
                <w:right w:val="none" w:sz="0" w:space="0" w:color="auto"/>
              </w:divBdr>
            </w:div>
            <w:div w:id="1259873962">
              <w:marLeft w:val="0"/>
              <w:marRight w:val="0"/>
              <w:marTop w:val="0"/>
              <w:marBottom w:val="0"/>
              <w:divBdr>
                <w:top w:val="none" w:sz="0" w:space="0" w:color="auto"/>
                <w:left w:val="none" w:sz="0" w:space="0" w:color="auto"/>
                <w:bottom w:val="none" w:sz="0" w:space="0" w:color="auto"/>
                <w:right w:val="none" w:sz="0" w:space="0" w:color="auto"/>
              </w:divBdr>
            </w:div>
            <w:div w:id="1642229010">
              <w:marLeft w:val="0"/>
              <w:marRight w:val="0"/>
              <w:marTop w:val="0"/>
              <w:marBottom w:val="0"/>
              <w:divBdr>
                <w:top w:val="none" w:sz="0" w:space="0" w:color="auto"/>
                <w:left w:val="none" w:sz="0" w:space="0" w:color="auto"/>
                <w:bottom w:val="none" w:sz="0" w:space="0" w:color="auto"/>
                <w:right w:val="none" w:sz="0" w:space="0" w:color="auto"/>
              </w:divBdr>
            </w:div>
            <w:div w:id="1690835357">
              <w:marLeft w:val="0"/>
              <w:marRight w:val="0"/>
              <w:marTop w:val="0"/>
              <w:marBottom w:val="0"/>
              <w:divBdr>
                <w:top w:val="none" w:sz="0" w:space="0" w:color="auto"/>
                <w:left w:val="none" w:sz="0" w:space="0" w:color="auto"/>
                <w:bottom w:val="none" w:sz="0" w:space="0" w:color="auto"/>
                <w:right w:val="none" w:sz="0" w:space="0" w:color="auto"/>
              </w:divBdr>
            </w:div>
            <w:div w:id="926503490">
              <w:marLeft w:val="0"/>
              <w:marRight w:val="0"/>
              <w:marTop w:val="0"/>
              <w:marBottom w:val="0"/>
              <w:divBdr>
                <w:top w:val="none" w:sz="0" w:space="0" w:color="auto"/>
                <w:left w:val="none" w:sz="0" w:space="0" w:color="auto"/>
                <w:bottom w:val="none" w:sz="0" w:space="0" w:color="auto"/>
                <w:right w:val="none" w:sz="0" w:space="0" w:color="auto"/>
              </w:divBdr>
            </w:div>
            <w:div w:id="1611861504">
              <w:marLeft w:val="0"/>
              <w:marRight w:val="0"/>
              <w:marTop w:val="0"/>
              <w:marBottom w:val="0"/>
              <w:divBdr>
                <w:top w:val="none" w:sz="0" w:space="0" w:color="auto"/>
                <w:left w:val="none" w:sz="0" w:space="0" w:color="auto"/>
                <w:bottom w:val="none" w:sz="0" w:space="0" w:color="auto"/>
                <w:right w:val="none" w:sz="0" w:space="0" w:color="auto"/>
              </w:divBdr>
            </w:div>
            <w:div w:id="825437151">
              <w:marLeft w:val="0"/>
              <w:marRight w:val="0"/>
              <w:marTop w:val="0"/>
              <w:marBottom w:val="0"/>
              <w:divBdr>
                <w:top w:val="none" w:sz="0" w:space="0" w:color="auto"/>
                <w:left w:val="none" w:sz="0" w:space="0" w:color="auto"/>
                <w:bottom w:val="none" w:sz="0" w:space="0" w:color="auto"/>
                <w:right w:val="none" w:sz="0" w:space="0" w:color="auto"/>
              </w:divBdr>
            </w:div>
            <w:div w:id="455872466">
              <w:marLeft w:val="0"/>
              <w:marRight w:val="0"/>
              <w:marTop w:val="0"/>
              <w:marBottom w:val="0"/>
              <w:divBdr>
                <w:top w:val="none" w:sz="0" w:space="0" w:color="auto"/>
                <w:left w:val="none" w:sz="0" w:space="0" w:color="auto"/>
                <w:bottom w:val="none" w:sz="0" w:space="0" w:color="auto"/>
                <w:right w:val="none" w:sz="0" w:space="0" w:color="auto"/>
              </w:divBdr>
            </w:div>
            <w:div w:id="162861073">
              <w:marLeft w:val="0"/>
              <w:marRight w:val="0"/>
              <w:marTop w:val="0"/>
              <w:marBottom w:val="0"/>
              <w:divBdr>
                <w:top w:val="none" w:sz="0" w:space="0" w:color="auto"/>
                <w:left w:val="none" w:sz="0" w:space="0" w:color="auto"/>
                <w:bottom w:val="none" w:sz="0" w:space="0" w:color="auto"/>
                <w:right w:val="none" w:sz="0" w:space="0" w:color="auto"/>
              </w:divBdr>
            </w:div>
            <w:div w:id="180604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5656">
      <w:bodyDiv w:val="1"/>
      <w:marLeft w:val="0"/>
      <w:marRight w:val="0"/>
      <w:marTop w:val="0"/>
      <w:marBottom w:val="0"/>
      <w:divBdr>
        <w:top w:val="none" w:sz="0" w:space="0" w:color="auto"/>
        <w:left w:val="none" w:sz="0" w:space="0" w:color="auto"/>
        <w:bottom w:val="none" w:sz="0" w:space="0" w:color="auto"/>
        <w:right w:val="none" w:sz="0" w:space="0" w:color="auto"/>
      </w:divBdr>
      <w:divsChild>
        <w:div w:id="1217207915">
          <w:marLeft w:val="0"/>
          <w:marRight w:val="0"/>
          <w:marTop w:val="0"/>
          <w:marBottom w:val="0"/>
          <w:divBdr>
            <w:top w:val="none" w:sz="0" w:space="0" w:color="auto"/>
            <w:left w:val="none" w:sz="0" w:space="0" w:color="auto"/>
            <w:bottom w:val="none" w:sz="0" w:space="0" w:color="auto"/>
            <w:right w:val="none" w:sz="0" w:space="0" w:color="auto"/>
          </w:divBdr>
          <w:divsChild>
            <w:div w:id="2140150273">
              <w:marLeft w:val="0"/>
              <w:marRight w:val="0"/>
              <w:marTop w:val="0"/>
              <w:marBottom w:val="0"/>
              <w:divBdr>
                <w:top w:val="none" w:sz="0" w:space="0" w:color="auto"/>
                <w:left w:val="none" w:sz="0" w:space="0" w:color="auto"/>
                <w:bottom w:val="none" w:sz="0" w:space="0" w:color="auto"/>
                <w:right w:val="none" w:sz="0" w:space="0" w:color="auto"/>
              </w:divBdr>
            </w:div>
            <w:div w:id="628438428">
              <w:marLeft w:val="0"/>
              <w:marRight w:val="0"/>
              <w:marTop w:val="0"/>
              <w:marBottom w:val="0"/>
              <w:divBdr>
                <w:top w:val="none" w:sz="0" w:space="0" w:color="auto"/>
                <w:left w:val="none" w:sz="0" w:space="0" w:color="auto"/>
                <w:bottom w:val="none" w:sz="0" w:space="0" w:color="auto"/>
                <w:right w:val="none" w:sz="0" w:space="0" w:color="auto"/>
              </w:divBdr>
            </w:div>
            <w:div w:id="765810184">
              <w:marLeft w:val="0"/>
              <w:marRight w:val="0"/>
              <w:marTop w:val="0"/>
              <w:marBottom w:val="0"/>
              <w:divBdr>
                <w:top w:val="none" w:sz="0" w:space="0" w:color="auto"/>
                <w:left w:val="none" w:sz="0" w:space="0" w:color="auto"/>
                <w:bottom w:val="none" w:sz="0" w:space="0" w:color="auto"/>
                <w:right w:val="none" w:sz="0" w:space="0" w:color="auto"/>
              </w:divBdr>
            </w:div>
            <w:div w:id="460223243">
              <w:marLeft w:val="0"/>
              <w:marRight w:val="0"/>
              <w:marTop w:val="0"/>
              <w:marBottom w:val="0"/>
              <w:divBdr>
                <w:top w:val="none" w:sz="0" w:space="0" w:color="auto"/>
                <w:left w:val="none" w:sz="0" w:space="0" w:color="auto"/>
                <w:bottom w:val="none" w:sz="0" w:space="0" w:color="auto"/>
                <w:right w:val="none" w:sz="0" w:space="0" w:color="auto"/>
              </w:divBdr>
            </w:div>
            <w:div w:id="366104347">
              <w:marLeft w:val="0"/>
              <w:marRight w:val="0"/>
              <w:marTop w:val="0"/>
              <w:marBottom w:val="0"/>
              <w:divBdr>
                <w:top w:val="none" w:sz="0" w:space="0" w:color="auto"/>
                <w:left w:val="none" w:sz="0" w:space="0" w:color="auto"/>
                <w:bottom w:val="none" w:sz="0" w:space="0" w:color="auto"/>
                <w:right w:val="none" w:sz="0" w:space="0" w:color="auto"/>
              </w:divBdr>
            </w:div>
            <w:div w:id="170027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4345">
      <w:bodyDiv w:val="1"/>
      <w:marLeft w:val="0"/>
      <w:marRight w:val="0"/>
      <w:marTop w:val="0"/>
      <w:marBottom w:val="0"/>
      <w:divBdr>
        <w:top w:val="none" w:sz="0" w:space="0" w:color="auto"/>
        <w:left w:val="none" w:sz="0" w:space="0" w:color="auto"/>
        <w:bottom w:val="none" w:sz="0" w:space="0" w:color="auto"/>
        <w:right w:val="none" w:sz="0" w:space="0" w:color="auto"/>
      </w:divBdr>
      <w:divsChild>
        <w:div w:id="1166046060">
          <w:marLeft w:val="0"/>
          <w:marRight w:val="0"/>
          <w:marTop w:val="0"/>
          <w:marBottom w:val="0"/>
          <w:divBdr>
            <w:top w:val="none" w:sz="0" w:space="0" w:color="auto"/>
            <w:left w:val="none" w:sz="0" w:space="0" w:color="auto"/>
            <w:bottom w:val="none" w:sz="0" w:space="0" w:color="auto"/>
            <w:right w:val="none" w:sz="0" w:space="0" w:color="auto"/>
          </w:divBdr>
          <w:divsChild>
            <w:div w:id="452945150">
              <w:marLeft w:val="0"/>
              <w:marRight w:val="0"/>
              <w:marTop w:val="0"/>
              <w:marBottom w:val="0"/>
              <w:divBdr>
                <w:top w:val="none" w:sz="0" w:space="0" w:color="auto"/>
                <w:left w:val="none" w:sz="0" w:space="0" w:color="auto"/>
                <w:bottom w:val="none" w:sz="0" w:space="0" w:color="auto"/>
                <w:right w:val="none" w:sz="0" w:space="0" w:color="auto"/>
              </w:divBdr>
            </w:div>
            <w:div w:id="376004180">
              <w:marLeft w:val="0"/>
              <w:marRight w:val="0"/>
              <w:marTop w:val="0"/>
              <w:marBottom w:val="0"/>
              <w:divBdr>
                <w:top w:val="none" w:sz="0" w:space="0" w:color="auto"/>
                <w:left w:val="none" w:sz="0" w:space="0" w:color="auto"/>
                <w:bottom w:val="none" w:sz="0" w:space="0" w:color="auto"/>
                <w:right w:val="none" w:sz="0" w:space="0" w:color="auto"/>
              </w:divBdr>
            </w:div>
            <w:div w:id="1916086190">
              <w:marLeft w:val="0"/>
              <w:marRight w:val="0"/>
              <w:marTop w:val="0"/>
              <w:marBottom w:val="0"/>
              <w:divBdr>
                <w:top w:val="none" w:sz="0" w:space="0" w:color="auto"/>
                <w:left w:val="none" w:sz="0" w:space="0" w:color="auto"/>
                <w:bottom w:val="none" w:sz="0" w:space="0" w:color="auto"/>
                <w:right w:val="none" w:sz="0" w:space="0" w:color="auto"/>
              </w:divBdr>
            </w:div>
            <w:div w:id="1483618316">
              <w:marLeft w:val="0"/>
              <w:marRight w:val="0"/>
              <w:marTop w:val="0"/>
              <w:marBottom w:val="0"/>
              <w:divBdr>
                <w:top w:val="none" w:sz="0" w:space="0" w:color="auto"/>
                <w:left w:val="none" w:sz="0" w:space="0" w:color="auto"/>
                <w:bottom w:val="none" w:sz="0" w:space="0" w:color="auto"/>
                <w:right w:val="none" w:sz="0" w:space="0" w:color="auto"/>
              </w:divBdr>
            </w:div>
            <w:div w:id="1001784048">
              <w:marLeft w:val="0"/>
              <w:marRight w:val="0"/>
              <w:marTop w:val="0"/>
              <w:marBottom w:val="0"/>
              <w:divBdr>
                <w:top w:val="none" w:sz="0" w:space="0" w:color="auto"/>
                <w:left w:val="none" w:sz="0" w:space="0" w:color="auto"/>
                <w:bottom w:val="none" w:sz="0" w:space="0" w:color="auto"/>
                <w:right w:val="none" w:sz="0" w:space="0" w:color="auto"/>
              </w:divBdr>
            </w:div>
            <w:div w:id="697438832">
              <w:marLeft w:val="0"/>
              <w:marRight w:val="0"/>
              <w:marTop w:val="0"/>
              <w:marBottom w:val="0"/>
              <w:divBdr>
                <w:top w:val="none" w:sz="0" w:space="0" w:color="auto"/>
                <w:left w:val="none" w:sz="0" w:space="0" w:color="auto"/>
                <w:bottom w:val="none" w:sz="0" w:space="0" w:color="auto"/>
                <w:right w:val="none" w:sz="0" w:space="0" w:color="auto"/>
              </w:divBdr>
            </w:div>
            <w:div w:id="1584340373">
              <w:marLeft w:val="0"/>
              <w:marRight w:val="0"/>
              <w:marTop w:val="0"/>
              <w:marBottom w:val="0"/>
              <w:divBdr>
                <w:top w:val="none" w:sz="0" w:space="0" w:color="auto"/>
                <w:left w:val="none" w:sz="0" w:space="0" w:color="auto"/>
                <w:bottom w:val="none" w:sz="0" w:space="0" w:color="auto"/>
                <w:right w:val="none" w:sz="0" w:space="0" w:color="auto"/>
              </w:divBdr>
            </w:div>
            <w:div w:id="1899587403">
              <w:marLeft w:val="0"/>
              <w:marRight w:val="0"/>
              <w:marTop w:val="0"/>
              <w:marBottom w:val="0"/>
              <w:divBdr>
                <w:top w:val="none" w:sz="0" w:space="0" w:color="auto"/>
                <w:left w:val="none" w:sz="0" w:space="0" w:color="auto"/>
                <w:bottom w:val="none" w:sz="0" w:space="0" w:color="auto"/>
                <w:right w:val="none" w:sz="0" w:space="0" w:color="auto"/>
              </w:divBdr>
            </w:div>
            <w:div w:id="1368336453">
              <w:marLeft w:val="0"/>
              <w:marRight w:val="0"/>
              <w:marTop w:val="0"/>
              <w:marBottom w:val="0"/>
              <w:divBdr>
                <w:top w:val="none" w:sz="0" w:space="0" w:color="auto"/>
                <w:left w:val="none" w:sz="0" w:space="0" w:color="auto"/>
                <w:bottom w:val="none" w:sz="0" w:space="0" w:color="auto"/>
                <w:right w:val="none" w:sz="0" w:space="0" w:color="auto"/>
              </w:divBdr>
            </w:div>
            <w:div w:id="1722049575">
              <w:marLeft w:val="0"/>
              <w:marRight w:val="0"/>
              <w:marTop w:val="0"/>
              <w:marBottom w:val="0"/>
              <w:divBdr>
                <w:top w:val="none" w:sz="0" w:space="0" w:color="auto"/>
                <w:left w:val="none" w:sz="0" w:space="0" w:color="auto"/>
                <w:bottom w:val="none" w:sz="0" w:space="0" w:color="auto"/>
                <w:right w:val="none" w:sz="0" w:space="0" w:color="auto"/>
              </w:divBdr>
            </w:div>
            <w:div w:id="1289624783">
              <w:marLeft w:val="0"/>
              <w:marRight w:val="0"/>
              <w:marTop w:val="0"/>
              <w:marBottom w:val="0"/>
              <w:divBdr>
                <w:top w:val="none" w:sz="0" w:space="0" w:color="auto"/>
                <w:left w:val="none" w:sz="0" w:space="0" w:color="auto"/>
                <w:bottom w:val="none" w:sz="0" w:space="0" w:color="auto"/>
                <w:right w:val="none" w:sz="0" w:space="0" w:color="auto"/>
              </w:divBdr>
            </w:div>
            <w:div w:id="1011564026">
              <w:marLeft w:val="0"/>
              <w:marRight w:val="0"/>
              <w:marTop w:val="0"/>
              <w:marBottom w:val="0"/>
              <w:divBdr>
                <w:top w:val="none" w:sz="0" w:space="0" w:color="auto"/>
                <w:left w:val="none" w:sz="0" w:space="0" w:color="auto"/>
                <w:bottom w:val="none" w:sz="0" w:space="0" w:color="auto"/>
                <w:right w:val="none" w:sz="0" w:space="0" w:color="auto"/>
              </w:divBdr>
            </w:div>
            <w:div w:id="1083144815">
              <w:marLeft w:val="0"/>
              <w:marRight w:val="0"/>
              <w:marTop w:val="0"/>
              <w:marBottom w:val="0"/>
              <w:divBdr>
                <w:top w:val="none" w:sz="0" w:space="0" w:color="auto"/>
                <w:left w:val="none" w:sz="0" w:space="0" w:color="auto"/>
                <w:bottom w:val="none" w:sz="0" w:space="0" w:color="auto"/>
                <w:right w:val="none" w:sz="0" w:space="0" w:color="auto"/>
              </w:divBdr>
            </w:div>
            <w:div w:id="315645572">
              <w:marLeft w:val="0"/>
              <w:marRight w:val="0"/>
              <w:marTop w:val="0"/>
              <w:marBottom w:val="0"/>
              <w:divBdr>
                <w:top w:val="none" w:sz="0" w:space="0" w:color="auto"/>
                <w:left w:val="none" w:sz="0" w:space="0" w:color="auto"/>
                <w:bottom w:val="none" w:sz="0" w:space="0" w:color="auto"/>
                <w:right w:val="none" w:sz="0" w:space="0" w:color="auto"/>
              </w:divBdr>
            </w:div>
            <w:div w:id="544756486">
              <w:marLeft w:val="0"/>
              <w:marRight w:val="0"/>
              <w:marTop w:val="0"/>
              <w:marBottom w:val="0"/>
              <w:divBdr>
                <w:top w:val="none" w:sz="0" w:space="0" w:color="auto"/>
                <w:left w:val="none" w:sz="0" w:space="0" w:color="auto"/>
                <w:bottom w:val="none" w:sz="0" w:space="0" w:color="auto"/>
                <w:right w:val="none" w:sz="0" w:space="0" w:color="auto"/>
              </w:divBdr>
            </w:div>
            <w:div w:id="615218161">
              <w:marLeft w:val="0"/>
              <w:marRight w:val="0"/>
              <w:marTop w:val="0"/>
              <w:marBottom w:val="0"/>
              <w:divBdr>
                <w:top w:val="none" w:sz="0" w:space="0" w:color="auto"/>
                <w:left w:val="none" w:sz="0" w:space="0" w:color="auto"/>
                <w:bottom w:val="none" w:sz="0" w:space="0" w:color="auto"/>
                <w:right w:val="none" w:sz="0" w:space="0" w:color="auto"/>
              </w:divBdr>
            </w:div>
            <w:div w:id="17904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43253">
      <w:bodyDiv w:val="1"/>
      <w:marLeft w:val="0"/>
      <w:marRight w:val="0"/>
      <w:marTop w:val="0"/>
      <w:marBottom w:val="0"/>
      <w:divBdr>
        <w:top w:val="none" w:sz="0" w:space="0" w:color="auto"/>
        <w:left w:val="none" w:sz="0" w:space="0" w:color="auto"/>
        <w:bottom w:val="none" w:sz="0" w:space="0" w:color="auto"/>
        <w:right w:val="none" w:sz="0" w:space="0" w:color="auto"/>
      </w:divBdr>
    </w:div>
    <w:div w:id="1077898034">
      <w:bodyDiv w:val="1"/>
      <w:marLeft w:val="0"/>
      <w:marRight w:val="0"/>
      <w:marTop w:val="0"/>
      <w:marBottom w:val="0"/>
      <w:divBdr>
        <w:top w:val="none" w:sz="0" w:space="0" w:color="auto"/>
        <w:left w:val="none" w:sz="0" w:space="0" w:color="auto"/>
        <w:bottom w:val="none" w:sz="0" w:space="0" w:color="auto"/>
        <w:right w:val="none" w:sz="0" w:space="0" w:color="auto"/>
      </w:divBdr>
      <w:divsChild>
        <w:div w:id="121579885">
          <w:marLeft w:val="0"/>
          <w:marRight w:val="0"/>
          <w:marTop w:val="0"/>
          <w:marBottom w:val="0"/>
          <w:divBdr>
            <w:top w:val="none" w:sz="0" w:space="0" w:color="auto"/>
            <w:left w:val="none" w:sz="0" w:space="0" w:color="auto"/>
            <w:bottom w:val="none" w:sz="0" w:space="0" w:color="auto"/>
            <w:right w:val="none" w:sz="0" w:space="0" w:color="auto"/>
          </w:divBdr>
          <w:divsChild>
            <w:div w:id="1216040197">
              <w:marLeft w:val="0"/>
              <w:marRight w:val="0"/>
              <w:marTop w:val="0"/>
              <w:marBottom w:val="0"/>
              <w:divBdr>
                <w:top w:val="none" w:sz="0" w:space="0" w:color="auto"/>
                <w:left w:val="none" w:sz="0" w:space="0" w:color="auto"/>
                <w:bottom w:val="none" w:sz="0" w:space="0" w:color="auto"/>
                <w:right w:val="none" w:sz="0" w:space="0" w:color="auto"/>
              </w:divBdr>
            </w:div>
            <w:div w:id="1344895301">
              <w:marLeft w:val="0"/>
              <w:marRight w:val="0"/>
              <w:marTop w:val="0"/>
              <w:marBottom w:val="0"/>
              <w:divBdr>
                <w:top w:val="none" w:sz="0" w:space="0" w:color="auto"/>
                <w:left w:val="none" w:sz="0" w:space="0" w:color="auto"/>
                <w:bottom w:val="none" w:sz="0" w:space="0" w:color="auto"/>
                <w:right w:val="none" w:sz="0" w:space="0" w:color="auto"/>
              </w:divBdr>
            </w:div>
            <w:div w:id="1873609501">
              <w:marLeft w:val="0"/>
              <w:marRight w:val="0"/>
              <w:marTop w:val="0"/>
              <w:marBottom w:val="0"/>
              <w:divBdr>
                <w:top w:val="none" w:sz="0" w:space="0" w:color="auto"/>
                <w:left w:val="none" w:sz="0" w:space="0" w:color="auto"/>
                <w:bottom w:val="none" w:sz="0" w:space="0" w:color="auto"/>
                <w:right w:val="none" w:sz="0" w:space="0" w:color="auto"/>
              </w:divBdr>
            </w:div>
            <w:div w:id="1937709899">
              <w:marLeft w:val="0"/>
              <w:marRight w:val="0"/>
              <w:marTop w:val="0"/>
              <w:marBottom w:val="0"/>
              <w:divBdr>
                <w:top w:val="none" w:sz="0" w:space="0" w:color="auto"/>
                <w:left w:val="none" w:sz="0" w:space="0" w:color="auto"/>
                <w:bottom w:val="none" w:sz="0" w:space="0" w:color="auto"/>
                <w:right w:val="none" w:sz="0" w:space="0" w:color="auto"/>
              </w:divBdr>
            </w:div>
            <w:div w:id="666907869">
              <w:marLeft w:val="0"/>
              <w:marRight w:val="0"/>
              <w:marTop w:val="0"/>
              <w:marBottom w:val="0"/>
              <w:divBdr>
                <w:top w:val="none" w:sz="0" w:space="0" w:color="auto"/>
                <w:left w:val="none" w:sz="0" w:space="0" w:color="auto"/>
                <w:bottom w:val="none" w:sz="0" w:space="0" w:color="auto"/>
                <w:right w:val="none" w:sz="0" w:space="0" w:color="auto"/>
              </w:divBdr>
            </w:div>
            <w:div w:id="524294973">
              <w:marLeft w:val="0"/>
              <w:marRight w:val="0"/>
              <w:marTop w:val="0"/>
              <w:marBottom w:val="0"/>
              <w:divBdr>
                <w:top w:val="none" w:sz="0" w:space="0" w:color="auto"/>
                <w:left w:val="none" w:sz="0" w:space="0" w:color="auto"/>
                <w:bottom w:val="none" w:sz="0" w:space="0" w:color="auto"/>
                <w:right w:val="none" w:sz="0" w:space="0" w:color="auto"/>
              </w:divBdr>
            </w:div>
            <w:div w:id="2011522454">
              <w:marLeft w:val="0"/>
              <w:marRight w:val="0"/>
              <w:marTop w:val="0"/>
              <w:marBottom w:val="0"/>
              <w:divBdr>
                <w:top w:val="none" w:sz="0" w:space="0" w:color="auto"/>
                <w:left w:val="none" w:sz="0" w:space="0" w:color="auto"/>
                <w:bottom w:val="none" w:sz="0" w:space="0" w:color="auto"/>
                <w:right w:val="none" w:sz="0" w:space="0" w:color="auto"/>
              </w:divBdr>
            </w:div>
            <w:div w:id="1453212921">
              <w:marLeft w:val="0"/>
              <w:marRight w:val="0"/>
              <w:marTop w:val="0"/>
              <w:marBottom w:val="0"/>
              <w:divBdr>
                <w:top w:val="none" w:sz="0" w:space="0" w:color="auto"/>
                <w:left w:val="none" w:sz="0" w:space="0" w:color="auto"/>
                <w:bottom w:val="none" w:sz="0" w:space="0" w:color="auto"/>
                <w:right w:val="none" w:sz="0" w:space="0" w:color="auto"/>
              </w:divBdr>
            </w:div>
            <w:div w:id="418644103">
              <w:marLeft w:val="0"/>
              <w:marRight w:val="0"/>
              <w:marTop w:val="0"/>
              <w:marBottom w:val="0"/>
              <w:divBdr>
                <w:top w:val="none" w:sz="0" w:space="0" w:color="auto"/>
                <w:left w:val="none" w:sz="0" w:space="0" w:color="auto"/>
                <w:bottom w:val="none" w:sz="0" w:space="0" w:color="auto"/>
                <w:right w:val="none" w:sz="0" w:space="0" w:color="auto"/>
              </w:divBdr>
            </w:div>
            <w:div w:id="1306399887">
              <w:marLeft w:val="0"/>
              <w:marRight w:val="0"/>
              <w:marTop w:val="0"/>
              <w:marBottom w:val="0"/>
              <w:divBdr>
                <w:top w:val="none" w:sz="0" w:space="0" w:color="auto"/>
                <w:left w:val="none" w:sz="0" w:space="0" w:color="auto"/>
                <w:bottom w:val="none" w:sz="0" w:space="0" w:color="auto"/>
                <w:right w:val="none" w:sz="0" w:space="0" w:color="auto"/>
              </w:divBdr>
            </w:div>
            <w:div w:id="1205486974">
              <w:marLeft w:val="0"/>
              <w:marRight w:val="0"/>
              <w:marTop w:val="0"/>
              <w:marBottom w:val="0"/>
              <w:divBdr>
                <w:top w:val="none" w:sz="0" w:space="0" w:color="auto"/>
                <w:left w:val="none" w:sz="0" w:space="0" w:color="auto"/>
                <w:bottom w:val="none" w:sz="0" w:space="0" w:color="auto"/>
                <w:right w:val="none" w:sz="0" w:space="0" w:color="auto"/>
              </w:divBdr>
            </w:div>
            <w:div w:id="70470380">
              <w:marLeft w:val="0"/>
              <w:marRight w:val="0"/>
              <w:marTop w:val="0"/>
              <w:marBottom w:val="0"/>
              <w:divBdr>
                <w:top w:val="none" w:sz="0" w:space="0" w:color="auto"/>
                <w:left w:val="none" w:sz="0" w:space="0" w:color="auto"/>
                <w:bottom w:val="none" w:sz="0" w:space="0" w:color="auto"/>
                <w:right w:val="none" w:sz="0" w:space="0" w:color="auto"/>
              </w:divBdr>
            </w:div>
            <w:div w:id="1387990670">
              <w:marLeft w:val="0"/>
              <w:marRight w:val="0"/>
              <w:marTop w:val="0"/>
              <w:marBottom w:val="0"/>
              <w:divBdr>
                <w:top w:val="none" w:sz="0" w:space="0" w:color="auto"/>
                <w:left w:val="none" w:sz="0" w:space="0" w:color="auto"/>
                <w:bottom w:val="none" w:sz="0" w:space="0" w:color="auto"/>
                <w:right w:val="none" w:sz="0" w:space="0" w:color="auto"/>
              </w:divBdr>
            </w:div>
            <w:div w:id="1470365859">
              <w:marLeft w:val="0"/>
              <w:marRight w:val="0"/>
              <w:marTop w:val="0"/>
              <w:marBottom w:val="0"/>
              <w:divBdr>
                <w:top w:val="none" w:sz="0" w:space="0" w:color="auto"/>
                <w:left w:val="none" w:sz="0" w:space="0" w:color="auto"/>
                <w:bottom w:val="none" w:sz="0" w:space="0" w:color="auto"/>
                <w:right w:val="none" w:sz="0" w:space="0" w:color="auto"/>
              </w:divBdr>
            </w:div>
            <w:div w:id="1961447611">
              <w:marLeft w:val="0"/>
              <w:marRight w:val="0"/>
              <w:marTop w:val="0"/>
              <w:marBottom w:val="0"/>
              <w:divBdr>
                <w:top w:val="none" w:sz="0" w:space="0" w:color="auto"/>
                <w:left w:val="none" w:sz="0" w:space="0" w:color="auto"/>
                <w:bottom w:val="none" w:sz="0" w:space="0" w:color="auto"/>
                <w:right w:val="none" w:sz="0" w:space="0" w:color="auto"/>
              </w:divBdr>
            </w:div>
            <w:div w:id="6856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3396">
      <w:bodyDiv w:val="1"/>
      <w:marLeft w:val="0"/>
      <w:marRight w:val="0"/>
      <w:marTop w:val="0"/>
      <w:marBottom w:val="0"/>
      <w:divBdr>
        <w:top w:val="none" w:sz="0" w:space="0" w:color="auto"/>
        <w:left w:val="none" w:sz="0" w:space="0" w:color="auto"/>
        <w:bottom w:val="none" w:sz="0" w:space="0" w:color="auto"/>
        <w:right w:val="none" w:sz="0" w:space="0" w:color="auto"/>
      </w:divBdr>
      <w:divsChild>
        <w:div w:id="584849285">
          <w:marLeft w:val="0"/>
          <w:marRight w:val="0"/>
          <w:marTop w:val="0"/>
          <w:marBottom w:val="0"/>
          <w:divBdr>
            <w:top w:val="none" w:sz="0" w:space="0" w:color="auto"/>
            <w:left w:val="none" w:sz="0" w:space="0" w:color="auto"/>
            <w:bottom w:val="none" w:sz="0" w:space="0" w:color="auto"/>
            <w:right w:val="none" w:sz="0" w:space="0" w:color="auto"/>
          </w:divBdr>
          <w:divsChild>
            <w:div w:id="1976641329">
              <w:marLeft w:val="0"/>
              <w:marRight w:val="0"/>
              <w:marTop w:val="0"/>
              <w:marBottom w:val="0"/>
              <w:divBdr>
                <w:top w:val="none" w:sz="0" w:space="0" w:color="auto"/>
                <w:left w:val="none" w:sz="0" w:space="0" w:color="auto"/>
                <w:bottom w:val="none" w:sz="0" w:space="0" w:color="auto"/>
                <w:right w:val="none" w:sz="0" w:space="0" w:color="auto"/>
              </w:divBdr>
              <w:divsChild>
                <w:div w:id="778649127">
                  <w:marLeft w:val="0"/>
                  <w:marRight w:val="0"/>
                  <w:marTop w:val="0"/>
                  <w:marBottom w:val="0"/>
                  <w:divBdr>
                    <w:top w:val="none" w:sz="0" w:space="0" w:color="auto"/>
                    <w:left w:val="none" w:sz="0" w:space="0" w:color="auto"/>
                    <w:bottom w:val="none" w:sz="0" w:space="0" w:color="auto"/>
                    <w:right w:val="none" w:sz="0" w:space="0" w:color="auto"/>
                  </w:divBdr>
                  <w:divsChild>
                    <w:div w:id="364600911">
                      <w:marLeft w:val="0"/>
                      <w:marRight w:val="0"/>
                      <w:marTop w:val="0"/>
                      <w:marBottom w:val="0"/>
                      <w:divBdr>
                        <w:top w:val="none" w:sz="0" w:space="0" w:color="auto"/>
                        <w:left w:val="none" w:sz="0" w:space="0" w:color="auto"/>
                        <w:bottom w:val="none" w:sz="0" w:space="0" w:color="auto"/>
                        <w:right w:val="none" w:sz="0" w:space="0" w:color="auto"/>
                      </w:divBdr>
                      <w:divsChild>
                        <w:div w:id="1320814016">
                          <w:marLeft w:val="0"/>
                          <w:marRight w:val="0"/>
                          <w:marTop w:val="0"/>
                          <w:marBottom w:val="0"/>
                          <w:divBdr>
                            <w:top w:val="none" w:sz="0" w:space="0" w:color="auto"/>
                            <w:left w:val="none" w:sz="0" w:space="0" w:color="auto"/>
                            <w:bottom w:val="none" w:sz="0" w:space="0" w:color="auto"/>
                            <w:right w:val="none" w:sz="0" w:space="0" w:color="auto"/>
                          </w:divBdr>
                          <w:divsChild>
                            <w:div w:id="994257518">
                              <w:marLeft w:val="0"/>
                              <w:marRight w:val="0"/>
                              <w:marTop w:val="0"/>
                              <w:marBottom w:val="0"/>
                              <w:divBdr>
                                <w:top w:val="none" w:sz="0" w:space="0" w:color="auto"/>
                                <w:left w:val="none" w:sz="0" w:space="0" w:color="auto"/>
                                <w:bottom w:val="none" w:sz="0" w:space="0" w:color="auto"/>
                                <w:right w:val="none" w:sz="0" w:space="0" w:color="auto"/>
                              </w:divBdr>
                              <w:divsChild>
                                <w:div w:id="1678531996">
                                  <w:marLeft w:val="0"/>
                                  <w:marRight w:val="0"/>
                                  <w:marTop w:val="0"/>
                                  <w:marBottom w:val="0"/>
                                  <w:divBdr>
                                    <w:top w:val="none" w:sz="0" w:space="0" w:color="auto"/>
                                    <w:left w:val="none" w:sz="0" w:space="0" w:color="auto"/>
                                    <w:bottom w:val="none" w:sz="0" w:space="0" w:color="auto"/>
                                    <w:right w:val="none" w:sz="0" w:space="0" w:color="auto"/>
                                  </w:divBdr>
                                  <w:divsChild>
                                    <w:div w:id="1450010714">
                                      <w:marLeft w:val="0"/>
                                      <w:marRight w:val="0"/>
                                      <w:marTop w:val="0"/>
                                      <w:marBottom w:val="0"/>
                                      <w:divBdr>
                                        <w:top w:val="none" w:sz="0" w:space="0" w:color="auto"/>
                                        <w:left w:val="none" w:sz="0" w:space="0" w:color="auto"/>
                                        <w:bottom w:val="none" w:sz="0" w:space="0" w:color="auto"/>
                                        <w:right w:val="none" w:sz="0" w:space="0" w:color="auto"/>
                                      </w:divBdr>
                                      <w:divsChild>
                                        <w:div w:id="795488752">
                                          <w:marLeft w:val="0"/>
                                          <w:marRight w:val="0"/>
                                          <w:marTop w:val="0"/>
                                          <w:marBottom w:val="0"/>
                                          <w:divBdr>
                                            <w:top w:val="none" w:sz="0" w:space="0" w:color="auto"/>
                                            <w:left w:val="none" w:sz="0" w:space="0" w:color="auto"/>
                                            <w:bottom w:val="none" w:sz="0" w:space="0" w:color="auto"/>
                                            <w:right w:val="none" w:sz="0" w:space="0" w:color="auto"/>
                                          </w:divBdr>
                                          <w:divsChild>
                                            <w:div w:id="1852256567">
                                              <w:marLeft w:val="0"/>
                                              <w:marRight w:val="0"/>
                                              <w:marTop w:val="0"/>
                                              <w:marBottom w:val="0"/>
                                              <w:divBdr>
                                                <w:top w:val="none" w:sz="0" w:space="0" w:color="auto"/>
                                                <w:left w:val="none" w:sz="0" w:space="0" w:color="auto"/>
                                                <w:bottom w:val="none" w:sz="0" w:space="0" w:color="auto"/>
                                                <w:right w:val="none" w:sz="0" w:space="0" w:color="auto"/>
                                              </w:divBdr>
                                              <w:divsChild>
                                                <w:div w:id="621154401">
                                                  <w:marLeft w:val="0"/>
                                                  <w:marRight w:val="0"/>
                                                  <w:marTop w:val="0"/>
                                                  <w:marBottom w:val="0"/>
                                                  <w:divBdr>
                                                    <w:top w:val="none" w:sz="0" w:space="0" w:color="auto"/>
                                                    <w:left w:val="none" w:sz="0" w:space="0" w:color="auto"/>
                                                    <w:bottom w:val="none" w:sz="0" w:space="0" w:color="auto"/>
                                                    <w:right w:val="none" w:sz="0" w:space="0" w:color="auto"/>
                                                  </w:divBdr>
                                                  <w:divsChild>
                                                    <w:div w:id="1950431360">
                                                      <w:marLeft w:val="0"/>
                                                      <w:marRight w:val="0"/>
                                                      <w:marTop w:val="0"/>
                                                      <w:marBottom w:val="0"/>
                                                      <w:divBdr>
                                                        <w:top w:val="none" w:sz="0" w:space="0" w:color="auto"/>
                                                        <w:left w:val="none" w:sz="0" w:space="0" w:color="auto"/>
                                                        <w:bottom w:val="none" w:sz="0" w:space="0" w:color="auto"/>
                                                        <w:right w:val="none" w:sz="0" w:space="0" w:color="auto"/>
                                                      </w:divBdr>
                                                      <w:divsChild>
                                                        <w:div w:id="678123399">
                                                          <w:marLeft w:val="0"/>
                                                          <w:marRight w:val="0"/>
                                                          <w:marTop w:val="0"/>
                                                          <w:marBottom w:val="0"/>
                                                          <w:divBdr>
                                                            <w:top w:val="none" w:sz="0" w:space="0" w:color="auto"/>
                                                            <w:left w:val="none" w:sz="0" w:space="0" w:color="auto"/>
                                                            <w:bottom w:val="none" w:sz="0" w:space="0" w:color="auto"/>
                                                            <w:right w:val="none" w:sz="0" w:space="0" w:color="auto"/>
                                                          </w:divBdr>
                                                          <w:divsChild>
                                                            <w:div w:id="1636325313">
                                                              <w:marLeft w:val="0"/>
                                                              <w:marRight w:val="0"/>
                                                              <w:marTop w:val="0"/>
                                                              <w:marBottom w:val="0"/>
                                                              <w:divBdr>
                                                                <w:top w:val="none" w:sz="0" w:space="0" w:color="auto"/>
                                                                <w:left w:val="none" w:sz="0" w:space="0" w:color="auto"/>
                                                                <w:bottom w:val="none" w:sz="0" w:space="0" w:color="auto"/>
                                                                <w:right w:val="none" w:sz="0" w:space="0" w:color="auto"/>
                                                              </w:divBdr>
                                                              <w:divsChild>
                                                                <w:div w:id="146555537">
                                                                  <w:marLeft w:val="0"/>
                                                                  <w:marRight w:val="0"/>
                                                                  <w:marTop w:val="0"/>
                                                                  <w:marBottom w:val="0"/>
                                                                  <w:divBdr>
                                                                    <w:top w:val="none" w:sz="0" w:space="0" w:color="auto"/>
                                                                    <w:left w:val="none" w:sz="0" w:space="0" w:color="auto"/>
                                                                    <w:bottom w:val="none" w:sz="0" w:space="0" w:color="auto"/>
                                                                    <w:right w:val="none" w:sz="0" w:space="0" w:color="auto"/>
                                                                  </w:divBdr>
                                                                  <w:divsChild>
                                                                    <w:div w:id="1795101017">
                                                                      <w:marLeft w:val="0"/>
                                                                      <w:marRight w:val="0"/>
                                                                      <w:marTop w:val="0"/>
                                                                      <w:marBottom w:val="0"/>
                                                                      <w:divBdr>
                                                                        <w:top w:val="none" w:sz="0" w:space="0" w:color="auto"/>
                                                                        <w:left w:val="none" w:sz="0" w:space="0" w:color="auto"/>
                                                                        <w:bottom w:val="none" w:sz="0" w:space="0" w:color="auto"/>
                                                                        <w:right w:val="none" w:sz="0" w:space="0" w:color="auto"/>
                                                                      </w:divBdr>
                                                                      <w:divsChild>
                                                                        <w:div w:id="6589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43464972">
          <w:marLeft w:val="0"/>
          <w:marRight w:val="0"/>
          <w:marTop w:val="0"/>
          <w:marBottom w:val="0"/>
          <w:divBdr>
            <w:top w:val="none" w:sz="0" w:space="0" w:color="auto"/>
            <w:left w:val="none" w:sz="0" w:space="0" w:color="auto"/>
            <w:bottom w:val="none" w:sz="0" w:space="0" w:color="auto"/>
            <w:right w:val="none" w:sz="0" w:space="0" w:color="auto"/>
          </w:divBdr>
          <w:divsChild>
            <w:div w:id="2059552975">
              <w:marLeft w:val="0"/>
              <w:marRight w:val="0"/>
              <w:marTop w:val="0"/>
              <w:marBottom w:val="0"/>
              <w:divBdr>
                <w:top w:val="none" w:sz="0" w:space="0" w:color="auto"/>
                <w:left w:val="none" w:sz="0" w:space="0" w:color="auto"/>
                <w:bottom w:val="none" w:sz="0" w:space="0" w:color="auto"/>
                <w:right w:val="none" w:sz="0" w:space="0" w:color="auto"/>
              </w:divBdr>
              <w:divsChild>
                <w:div w:id="1253394143">
                  <w:marLeft w:val="0"/>
                  <w:marRight w:val="0"/>
                  <w:marTop w:val="0"/>
                  <w:marBottom w:val="0"/>
                  <w:divBdr>
                    <w:top w:val="none" w:sz="0" w:space="0" w:color="auto"/>
                    <w:left w:val="none" w:sz="0" w:space="0" w:color="auto"/>
                    <w:bottom w:val="none" w:sz="0" w:space="0" w:color="auto"/>
                    <w:right w:val="none" w:sz="0" w:space="0" w:color="auto"/>
                  </w:divBdr>
                  <w:divsChild>
                    <w:div w:id="1689020265">
                      <w:marLeft w:val="120"/>
                      <w:marRight w:val="0"/>
                      <w:marTop w:val="0"/>
                      <w:marBottom w:val="0"/>
                      <w:divBdr>
                        <w:top w:val="none" w:sz="0" w:space="0" w:color="auto"/>
                        <w:left w:val="none" w:sz="0" w:space="0" w:color="auto"/>
                        <w:bottom w:val="none" w:sz="0" w:space="0" w:color="auto"/>
                        <w:right w:val="none" w:sz="0" w:space="0" w:color="auto"/>
                      </w:divBdr>
                    </w:div>
                  </w:divsChild>
                </w:div>
                <w:div w:id="226840585">
                  <w:marLeft w:val="0"/>
                  <w:marRight w:val="0"/>
                  <w:marTop w:val="0"/>
                  <w:marBottom w:val="0"/>
                  <w:divBdr>
                    <w:top w:val="none" w:sz="0" w:space="0" w:color="auto"/>
                    <w:left w:val="none" w:sz="0" w:space="0" w:color="auto"/>
                    <w:bottom w:val="none" w:sz="0" w:space="0" w:color="auto"/>
                    <w:right w:val="none" w:sz="0" w:space="0" w:color="auto"/>
                  </w:divBdr>
                  <w:divsChild>
                    <w:div w:id="1048991734">
                      <w:marLeft w:val="0"/>
                      <w:marRight w:val="0"/>
                      <w:marTop w:val="0"/>
                      <w:marBottom w:val="0"/>
                      <w:divBdr>
                        <w:top w:val="none" w:sz="0" w:space="0" w:color="auto"/>
                        <w:left w:val="none" w:sz="0" w:space="0" w:color="auto"/>
                        <w:bottom w:val="none" w:sz="0" w:space="0" w:color="auto"/>
                        <w:right w:val="none" w:sz="0" w:space="0" w:color="auto"/>
                      </w:divBdr>
                      <w:divsChild>
                        <w:div w:id="53091785">
                          <w:marLeft w:val="0"/>
                          <w:marRight w:val="0"/>
                          <w:marTop w:val="0"/>
                          <w:marBottom w:val="0"/>
                          <w:divBdr>
                            <w:top w:val="none" w:sz="0" w:space="0" w:color="auto"/>
                            <w:left w:val="none" w:sz="0" w:space="0" w:color="auto"/>
                            <w:bottom w:val="none" w:sz="0" w:space="0" w:color="auto"/>
                            <w:right w:val="none" w:sz="0" w:space="0" w:color="auto"/>
                          </w:divBdr>
                          <w:divsChild>
                            <w:div w:id="207452876">
                              <w:marLeft w:val="0"/>
                              <w:marRight w:val="0"/>
                              <w:marTop w:val="0"/>
                              <w:marBottom w:val="0"/>
                              <w:divBdr>
                                <w:top w:val="single" w:sz="6" w:space="0" w:color="DDDDDD"/>
                                <w:left w:val="single" w:sz="6" w:space="0" w:color="DDDDDD"/>
                                <w:bottom w:val="single" w:sz="6" w:space="0" w:color="DDDDDD"/>
                                <w:right w:val="single" w:sz="6" w:space="0" w:color="DDDDDD"/>
                              </w:divBdr>
                              <w:divsChild>
                                <w:div w:id="168736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6717332">
              <w:marLeft w:val="0"/>
              <w:marRight w:val="0"/>
              <w:marTop w:val="0"/>
              <w:marBottom w:val="0"/>
              <w:divBdr>
                <w:top w:val="none" w:sz="0" w:space="0" w:color="auto"/>
                <w:left w:val="none" w:sz="0" w:space="0" w:color="auto"/>
                <w:bottom w:val="none" w:sz="0" w:space="0" w:color="auto"/>
                <w:right w:val="none" w:sz="0" w:space="0" w:color="auto"/>
              </w:divBdr>
              <w:divsChild>
                <w:div w:id="590771885">
                  <w:marLeft w:val="0"/>
                  <w:marRight w:val="0"/>
                  <w:marTop w:val="0"/>
                  <w:marBottom w:val="0"/>
                  <w:divBdr>
                    <w:top w:val="none" w:sz="0" w:space="0" w:color="auto"/>
                    <w:left w:val="none" w:sz="0" w:space="0" w:color="auto"/>
                    <w:bottom w:val="none" w:sz="0" w:space="0" w:color="auto"/>
                    <w:right w:val="none" w:sz="0" w:space="0" w:color="auto"/>
                  </w:divBdr>
                  <w:divsChild>
                    <w:div w:id="1755473398">
                      <w:marLeft w:val="0"/>
                      <w:marRight w:val="0"/>
                      <w:marTop w:val="0"/>
                      <w:marBottom w:val="0"/>
                      <w:divBdr>
                        <w:top w:val="none" w:sz="0" w:space="0" w:color="auto"/>
                        <w:left w:val="none" w:sz="0" w:space="0" w:color="auto"/>
                        <w:bottom w:val="none" w:sz="0" w:space="0" w:color="auto"/>
                        <w:right w:val="none" w:sz="0" w:space="0" w:color="auto"/>
                      </w:divBdr>
                      <w:divsChild>
                        <w:div w:id="1963269602">
                          <w:marLeft w:val="0"/>
                          <w:marRight w:val="0"/>
                          <w:marTop w:val="0"/>
                          <w:marBottom w:val="0"/>
                          <w:divBdr>
                            <w:top w:val="none" w:sz="0" w:space="0" w:color="auto"/>
                            <w:left w:val="none" w:sz="0" w:space="0" w:color="auto"/>
                            <w:bottom w:val="none" w:sz="0" w:space="0" w:color="auto"/>
                            <w:right w:val="none" w:sz="0" w:space="0" w:color="auto"/>
                          </w:divBdr>
                          <w:divsChild>
                            <w:div w:id="1523713401">
                              <w:marLeft w:val="0"/>
                              <w:marRight w:val="0"/>
                              <w:marTop w:val="0"/>
                              <w:marBottom w:val="0"/>
                              <w:divBdr>
                                <w:top w:val="none" w:sz="0" w:space="0" w:color="auto"/>
                                <w:left w:val="none" w:sz="0" w:space="0" w:color="auto"/>
                                <w:bottom w:val="none" w:sz="0" w:space="0" w:color="auto"/>
                                <w:right w:val="none" w:sz="0" w:space="0" w:color="auto"/>
                              </w:divBdr>
                              <w:divsChild>
                                <w:div w:id="1132291498">
                                  <w:marLeft w:val="0"/>
                                  <w:marRight w:val="0"/>
                                  <w:marTop w:val="0"/>
                                  <w:marBottom w:val="0"/>
                                  <w:divBdr>
                                    <w:top w:val="none" w:sz="0" w:space="0" w:color="auto"/>
                                    <w:left w:val="none" w:sz="0" w:space="0" w:color="auto"/>
                                    <w:bottom w:val="none" w:sz="0" w:space="0" w:color="auto"/>
                                    <w:right w:val="none" w:sz="0" w:space="0" w:color="auto"/>
                                  </w:divBdr>
                                  <w:divsChild>
                                    <w:div w:id="968635371">
                                      <w:marLeft w:val="0"/>
                                      <w:marRight w:val="0"/>
                                      <w:marTop w:val="0"/>
                                      <w:marBottom w:val="0"/>
                                      <w:divBdr>
                                        <w:top w:val="none" w:sz="0" w:space="0" w:color="auto"/>
                                        <w:left w:val="none" w:sz="0" w:space="0" w:color="auto"/>
                                        <w:bottom w:val="none" w:sz="0" w:space="0" w:color="auto"/>
                                        <w:right w:val="none" w:sz="0" w:space="0" w:color="auto"/>
                                      </w:divBdr>
                                      <w:divsChild>
                                        <w:div w:id="1791119617">
                                          <w:marLeft w:val="0"/>
                                          <w:marRight w:val="0"/>
                                          <w:marTop w:val="0"/>
                                          <w:marBottom w:val="0"/>
                                          <w:divBdr>
                                            <w:top w:val="none" w:sz="0" w:space="0" w:color="auto"/>
                                            <w:left w:val="none" w:sz="0" w:space="0" w:color="auto"/>
                                            <w:bottom w:val="none" w:sz="0" w:space="0" w:color="auto"/>
                                            <w:right w:val="none" w:sz="0" w:space="0" w:color="auto"/>
                                          </w:divBdr>
                                          <w:divsChild>
                                            <w:div w:id="1412774899">
                                              <w:marLeft w:val="0"/>
                                              <w:marRight w:val="0"/>
                                              <w:marTop w:val="0"/>
                                              <w:marBottom w:val="0"/>
                                              <w:divBdr>
                                                <w:top w:val="none" w:sz="0" w:space="0" w:color="auto"/>
                                                <w:left w:val="none" w:sz="0" w:space="0" w:color="auto"/>
                                                <w:bottom w:val="none" w:sz="0" w:space="0" w:color="auto"/>
                                                <w:right w:val="none" w:sz="0" w:space="0" w:color="auto"/>
                                              </w:divBdr>
                                              <w:divsChild>
                                                <w:div w:id="963075531">
                                                  <w:marLeft w:val="0"/>
                                                  <w:marRight w:val="0"/>
                                                  <w:marTop w:val="0"/>
                                                  <w:marBottom w:val="0"/>
                                                  <w:divBdr>
                                                    <w:top w:val="none" w:sz="0" w:space="0" w:color="auto"/>
                                                    <w:left w:val="none" w:sz="0" w:space="0" w:color="auto"/>
                                                    <w:bottom w:val="none" w:sz="0" w:space="0" w:color="auto"/>
                                                    <w:right w:val="none" w:sz="0" w:space="0" w:color="auto"/>
                                                  </w:divBdr>
                                                  <w:divsChild>
                                                    <w:div w:id="1641423047">
                                                      <w:marLeft w:val="0"/>
                                                      <w:marRight w:val="0"/>
                                                      <w:marTop w:val="0"/>
                                                      <w:marBottom w:val="0"/>
                                                      <w:divBdr>
                                                        <w:top w:val="none" w:sz="0" w:space="0" w:color="auto"/>
                                                        <w:left w:val="none" w:sz="0" w:space="0" w:color="auto"/>
                                                        <w:bottom w:val="none" w:sz="0" w:space="0" w:color="auto"/>
                                                        <w:right w:val="none" w:sz="0" w:space="0" w:color="auto"/>
                                                      </w:divBdr>
                                                      <w:divsChild>
                                                        <w:div w:id="943078757">
                                                          <w:marLeft w:val="0"/>
                                                          <w:marRight w:val="0"/>
                                                          <w:marTop w:val="0"/>
                                                          <w:marBottom w:val="0"/>
                                                          <w:divBdr>
                                                            <w:top w:val="none" w:sz="0" w:space="0" w:color="auto"/>
                                                            <w:left w:val="none" w:sz="0" w:space="0" w:color="auto"/>
                                                            <w:bottom w:val="none" w:sz="0" w:space="0" w:color="auto"/>
                                                            <w:right w:val="none" w:sz="0" w:space="0" w:color="auto"/>
                                                          </w:divBdr>
                                                          <w:divsChild>
                                                            <w:div w:id="10849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747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425248">
          <w:marLeft w:val="0"/>
          <w:marRight w:val="0"/>
          <w:marTop w:val="0"/>
          <w:marBottom w:val="0"/>
          <w:divBdr>
            <w:top w:val="none" w:sz="0" w:space="0" w:color="auto"/>
            <w:left w:val="none" w:sz="0" w:space="0" w:color="auto"/>
            <w:bottom w:val="none" w:sz="0" w:space="0" w:color="auto"/>
            <w:right w:val="none" w:sz="0" w:space="0" w:color="auto"/>
          </w:divBdr>
          <w:divsChild>
            <w:div w:id="785464428">
              <w:marLeft w:val="0"/>
              <w:marRight w:val="0"/>
              <w:marTop w:val="0"/>
              <w:marBottom w:val="0"/>
              <w:divBdr>
                <w:top w:val="none" w:sz="0" w:space="0" w:color="auto"/>
                <w:left w:val="none" w:sz="0" w:space="0" w:color="auto"/>
                <w:bottom w:val="none" w:sz="0" w:space="0" w:color="auto"/>
                <w:right w:val="none" w:sz="0" w:space="0" w:color="auto"/>
              </w:divBdr>
            </w:div>
            <w:div w:id="620766968">
              <w:marLeft w:val="0"/>
              <w:marRight w:val="0"/>
              <w:marTop w:val="0"/>
              <w:marBottom w:val="0"/>
              <w:divBdr>
                <w:top w:val="none" w:sz="0" w:space="0" w:color="auto"/>
                <w:left w:val="none" w:sz="0" w:space="0" w:color="auto"/>
                <w:bottom w:val="none" w:sz="0" w:space="0" w:color="auto"/>
                <w:right w:val="none" w:sz="0" w:space="0" w:color="auto"/>
              </w:divBdr>
              <w:divsChild>
                <w:div w:id="597254779">
                  <w:marLeft w:val="0"/>
                  <w:marRight w:val="75"/>
                  <w:marTop w:val="0"/>
                  <w:marBottom w:val="0"/>
                  <w:divBdr>
                    <w:top w:val="none" w:sz="0" w:space="0" w:color="auto"/>
                    <w:left w:val="none" w:sz="0" w:space="0" w:color="auto"/>
                    <w:bottom w:val="none" w:sz="0" w:space="0" w:color="auto"/>
                    <w:right w:val="none" w:sz="0" w:space="0" w:color="auto"/>
                  </w:divBdr>
                  <w:divsChild>
                    <w:div w:id="667171594">
                      <w:marLeft w:val="0"/>
                      <w:marRight w:val="0"/>
                      <w:marTop w:val="0"/>
                      <w:marBottom w:val="0"/>
                      <w:divBdr>
                        <w:top w:val="none" w:sz="0" w:space="0" w:color="auto"/>
                        <w:left w:val="none" w:sz="0" w:space="0" w:color="auto"/>
                        <w:bottom w:val="none" w:sz="0" w:space="0" w:color="auto"/>
                        <w:right w:val="none" w:sz="0" w:space="0" w:color="auto"/>
                      </w:divBdr>
                    </w:div>
                    <w:div w:id="361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04813">
          <w:marLeft w:val="0"/>
          <w:marRight w:val="0"/>
          <w:marTop w:val="0"/>
          <w:marBottom w:val="0"/>
          <w:divBdr>
            <w:top w:val="none" w:sz="0" w:space="0" w:color="auto"/>
            <w:left w:val="none" w:sz="0" w:space="0" w:color="auto"/>
            <w:bottom w:val="none" w:sz="0" w:space="0" w:color="auto"/>
            <w:right w:val="none" w:sz="0" w:space="0" w:color="auto"/>
          </w:divBdr>
          <w:divsChild>
            <w:div w:id="1677462860">
              <w:marLeft w:val="0"/>
              <w:marRight w:val="0"/>
              <w:marTop w:val="0"/>
              <w:marBottom w:val="0"/>
              <w:divBdr>
                <w:top w:val="none" w:sz="0" w:space="0" w:color="auto"/>
                <w:left w:val="none" w:sz="0" w:space="0" w:color="auto"/>
                <w:bottom w:val="none" w:sz="0" w:space="0" w:color="auto"/>
                <w:right w:val="none" w:sz="0" w:space="0" w:color="auto"/>
              </w:divBdr>
              <w:divsChild>
                <w:div w:id="2113166692">
                  <w:marLeft w:val="75"/>
                  <w:marRight w:val="75"/>
                  <w:marTop w:val="75"/>
                  <w:marBottom w:val="75"/>
                  <w:divBdr>
                    <w:top w:val="none" w:sz="0" w:space="0" w:color="auto"/>
                    <w:left w:val="none" w:sz="0" w:space="0" w:color="auto"/>
                    <w:bottom w:val="none" w:sz="0" w:space="0" w:color="auto"/>
                    <w:right w:val="none" w:sz="0" w:space="0" w:color="auto"/>
                  </w:divBdr>
                  <w:divsChild>
                    <w:div w:id="613169743">
                      <w:marLeft w:val="0"/>
                      <w:marRight w:val="0"/>
                      <w:marTop w:val="0"/>
                      <w:marBottom w:val="0"/>
                      <w:divBdr>
                        <w:top w:val="none" w:sz="0" w:space="0" w:color="auto"/>
                        <w:left w:val="none" w:sz="0" w:space="0" w:color="auto"/>
                        <w:bottom w:val="none" w:sz="0" w:space="0" w:color="auto"/>
                        <w:right w:val="none" w:sz="0" w:space="0" w:color="auto"/>
                      </w:divBdr>
                      <w:divsChild>
                        <w:div w:id="1426223887">
                          <w:marLeft w:val="0"/>
                          <w:marRight w:val="0"/>
                          <w:marTop w:val="0"/>
                          <w:marBottom w:val="0"/>
                          <w:divBdr>
                            <w:top w:val="none" w:sz="0" w:space="0" w:color="auto"/>
                            <w:left w:val="none" w:sz="0" w:space="0" w:color="auto"/>
                            <w:bottom w:val="none" w:sz="0" w:space="0" w:color="auto"/>
                            <w:right w:val="none" w:sz="0" w:space="0" w:color="auto"/>
                          </w:divBdr>
                          <w:divsChild>
                            <w:div w:id="1819494430">
                              <w:marLeft w:val="0"/>
                              <w:marRight w:val="0"/>
                              <w:marTop w:val="0"/>
                              <w:marBottom w:val="0"/>
                              <w:divBdr>
                                <w:top w:val="none" w:sz="0" w:space="0" w:color="auto"/>
                                <w:left w:val="none" w:sz="0" w:space="0" w:color="auto"/>
                                <w:bottom w:val="none" w:sz="0" w:space="0" w:color="auto"/>
                                <w:right w:val="none" w:sz="0" w:space="0" w:color="auto"/>
                              </w:divBdr>
                              <w:divsChild>
                                <w:div w:id="1794713836">
                                  <w:marLeft w:val="0"/>
                                  <w:marRight w:val="0"/>
                                  <w:marTop w:val="0"/>
                                  <w:marBottom w:val="0"/>
                                  <w:divBdr>
                                    <w:top w:val="none" w:sz="0" w:space="0" w:color="auto"/>
                                    <w:left w:val="none" w:sz="0" w:space="0" w:color="auto"/>
                                    <w:bottom w:val="none" w:sz="0" w:space="0" w:color="auto"/>
                                    <w:right w:val="none" w:sz="0" w:space="0" w:color="auto"/>
                                  </w:divBdr>
                                  <w:divsChild>
                                    <w:div w:id="1341665846">
                                      <w:marLeft w:val="0"/>
                                      <w:marRight w:val="0"/>
                                      <w:marTop w:val="0"/>
                                      <w:marBottom w:val="0"/>
                                      <w:divBdr>
                                        <w:top w:val="none" w:sz="0" w:space="0" w:color="auto"/>
                                        <w:left w:val="none" w:sz="0" w:space="0" w:color="auto"/>
                                        <w:bottom w:val="none" w:sz="0" w:space="0" w:color="auto"/>
                                        <w:right w:val="none" w:sz="0" w:space="0" w:color="auto"/>
                                      </w:divBdr>
                                      <w:divsChild>
                                        <w:div w:id="1409765060">
                                          <w:marLeft w:val="0"/>
                                          <w:marRight w:val="0"/>
                                          <w:marTop w:val="0"/>
                                          <w:marBottom w:val="0"/>
                                          <w:divBdr>
                                            <w:top w:val="none" w:sz="0" w:space="0" w:color="auto"/>
                                            <w:left w:val="none" w:sz="0" w:space="0" w:color="auto"/>
                                            <w:bottom w:val="none" w:sz="0" w:space="0" w:color="auto"/>
                                            <w:right w:val="none" w:sz="0" w:space="0" w:color="auto"/>
                                          </w:divBdr>
                                          <w:divsChild>
                                            <w:div w:id="1229877600">
                                              <w:marLeft w:val="0"/>
                                              <w:marRight w:val="0"/>
                                              <w:marTop w:val="0"/>
                                              <w:marBottom w:val="0"/>
                                              <w:divBdr>
                                                <w:top w:val="none" w:sz="0" w:space="0" w:color="auto"/>
                                                <w:left w:val="none" w:sz="0" w:space="0" w:color="auto"/>
                                                <w:bottom w:val="none" w:sz="0" w:space="0" w:color="auto"/>
                                                <w:right w:val="none" w:sz="0" w:space="0" w:color="auto"/>
                                              </w:divBdr>
                                              <w:divsChild>
                                                <w:div w:id="188223047">
                                                  <w:marLeft w:val="0"/>
                                                  <w:marRight w:val="0"/>
                                                  <w:marTop w:val="0"/>
                                                  <w:marBottom w:val="0"/>
                                                  <w:divBdr>
                                                    <w:top w:val="none" w:sz="0" w:space="0" w:color="auto"/>
                                                    <w:left w:val="none" w:sz="0" w:space="0" w:color="auto"/>
                                                    <w:bottom w:val="none" w:sz="0" w:space="0" w:color="auto"/>
                                                    <w:right w:val="none" w:sz="0" w:space="0" w:color="auto"/>
                                                  </w:divBdr>
                                                </w:div>
                                              </w:divsChild>
                                            </w:div>
                                            <w:div w:id="4849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8491052">
      <w:bodyDiv w:val="1"/>
      <w:marLeft w:val="0"/>
      <w:marRight w:val="0"/>
      <w:marTop w:val="0"/>
      <w:marBottom w:val="0"/>
      <w:divBdr>
        <w:top w:val="none" w:sz="0" w:space="0" w:color="auto"/>
        <w:left w:val="none" w:sz="0" w:space="0" w:color="auto"/>
        <w:bottom w:val="none" w:sz="0" w:space="0" w:color="auto"/>
        <w:right w:val="none" w:sz="0" w:space="0" w:color="auto"/>
      </w:divBdr>
      <w:divsChild>
        <w:div w:id="347097492">
          <w:marLeft w:val="0"/>
          <w:marRight w:val="0"/>
          <w:marTop w:val="0"/>
          <w:marBottom w:val="0"/>
          <w:divBdr>
            <w:top w:val="none" w:sz="0" w:space="0" w:color="auto"/>
            <w:left w:val="none" w:sz="0" w:space="0" w:color="auto"/>
            <w:bottom w:val="none" w:sz="0" w:space="0" w:color="auto"/>
            <w:right w:val="none" w:sz="0" w:space="0" w:color="auto"/>
          </w:divBdr>
          <w:divsChild>
            <w:div w:id="16432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765434">
      <w:bodyDiv w:val="1"/>
      <w:marLeft w:val="0"/>
      <w:marRight w:val="0"/>
      <w:marTop w:val="0"/>
      <w:marBottom w:val="0"/>
      <w:divBdr>
        <w:top w:val="none" w:sz="0" w:space="0" w:color="auto"/>
        <w:left w:val="none" w:sz="0" w:space="0" w:color="auto"/>
        <w:bottom w:val="none" w:sz="0" w:space="0" w:color="auto"/>
        <w:right w:val="none" w:sz="0" w:space="0" w:color="auto"/>
      </w:divBdr>
    </w:div>
    <w:div w:id="2056269456">
      <w:bodyDiv w:val="1"/>
      <w:marLeft w:val="0"/>
      <w:marRight w:val="0"/>
      <w:marTop w:val="0"/>
      <w:marBottom w:val="0"/>
      <w:divBdr>
        <w:top w:val="none" w:sz="0" w:space="0" w:color="auto"/>
        <w:left w:val="none" w:sz="0" w:space="0" w:color="auto"/>
        <w:bottom w:val="none" w:sz="0" w:space="0" w:color="auto"/>
        <w:right w:val="none" w:sz="0" w:space="0" w:color="auto"/>
      </w:divBdr>
      <w:divsChild>
        <w:div w:id="373387829">
          <w:marLeft w:val="0"/>
          <w:marRight w:val="0"/>
          <w:marTop w:val="0"/>
          <w:marBottom w:val="0"/>
          <w:divBdr>
            <w:top w:val="none" w:sz="0" w:space="0" w:color="auto"/>
            <w:left w:val="none" w:sz="0" w:space="0" w:color="auto"/>
            <w:bottom w:val="none" w:sz="0" w:space="0" w:color="auto"/>
            <w:right w:val="none" w:sz="0" w:space="0" w:color="auto"/>
          </w:divBdr>
          <w:divsChild>
            <w:div w:id="1710911610">
              <w:marLeft w:val="0"/>
              <w:marRight w:val="0"/>
              <w:marTop w:val="0"/>
              <w:marBottom w:val="0"/>
              <w:divBdr>
                <w:top w:val="none" w:sz="0" w:space="0" w:color="auto"/>
                <w:left w:val="none" w:sz="0" w:space="0" w:color="auto"/>
                <w:bottom w:val="none" w:sz="0" w:space="0" w:color="auto"/>
                <w:right w:val="none" w:sz="0" w:space="0" w:color="auto"/>
              </w:divBdr>
            </w:div>
            <w:div w:id="553583883">
              <w:marLeft w:val="0"/>
              <w:marRight w:val="0"/>
              <w:marTop w:val="0"/>
              <w:marBottom w:val="0"/>
              <w:divBdr>
                <w:top w:val="none" w:sz="0" w:space="0" w:color="auto"/>
                <w:left w:val="none" w:sz="0" w:space="0" w:color="auto"/>
                <w:bottom w:val="none" w:sz="0" w:space="0" w:color="auto"/>
                <w:right w:val="none" w:sz="0" w:space="0" w:color="auto"/>
              </w:divBdr>
            </w:div>
            <w:div w:id="42759782">
              <w:marLeft w:val="0"/>
              <w:marRight w:val="0"/>
              <w:marTop w:val="0"/>
              <w:marBottom w:val="0"/>
              <w:divBdr>
                <w:top w:val="none" w:sz="0" w:space="0" w:color="auto"/>
                <w:left w:val="none" w:sz="0" w:space="0" w:color="auto"/>
                <w:bottom w:val="none" w:sz="0" w:space="0" w:color="auto"/>
                <w:right w:val="none" w:sz="0" w:space="0" w:color="auto"/>
              </w:divBdr>
            </w:div>
            <w:div w:id="1273585448">
              <w:marLeft w:val="0"/>
              <w:marRight w:val="0"/>
              <w:marTop w:val="0"/>
              <w:marBottom w:val="0"/>
              <w:divBdr>
                <w:top w:val="none" w:sz="0" w:space="0" w:color="auto"/>
                <w:left w:val="none" w:sz="0" w:space="0" w:color="auto"/>
                <w:bottom w:val="none" w:sz="0" w:space="0" w:color="auto"/>
                <w:right w:val="none" w:sz="0" w:space="0" w:color="auto"/>
              </w:divBdr>
            </w:div>
            <w:div w:id="890919214">
              <w:marLeft w:val="0"/>
              <w:marRight w:val="0"/>
              <w:marTop w:val="0"/>
              <w:marBottom w:val="0"/>
              <w:divBdr>
                <w:top w:val="none" w:sz="0" w:space="0" w:color="auto"/>
                <w:left w:val="none" w:sz="0" w:space="0" w:color="auto"/>
                <w:bottom w:val="none" w:sz="0" w:space="0" w:color="auto"/>
                <w:right w:val="none" w:sz="0" w:space="0" w:color="auto"/>
              </w:divBdr>
            </w:div>
            <w:div w:id="1486168065">
              <w:marLeft w:val="0"/>
              <w:marRight w:val="0"/>
              <w:marTop w:val="0"/>
              <w:marBottom w:val="0"/>
              <w:divBdr>
                <w:top w:val="none" w:sz="0" w:space="0" w:color="auto"/>
                <w:left w:val="none" w:sz="0" w:space="0" w:color="auto"/>
                <w:bottom w:val="none" w:sz="0" w:space="0" w:color="auto"/>
                <w:right w:val="none" w:sz="0" w:space="0" w:color="auto"/>
              </w:divBdr>
            </w:div>
            <w:div w:id="1253276042">
              <w:marLeft w:val="0"/>
              <w:marRight w:val="0"/>
              <w:marTop w:val="0"/>
              <w:marBottom w:val="0"/>
              <w:divBdr>
                <w:top w:val="none" w:sz="0" w:space="0" w:color="auto"/>
                <w:left w:val="none" w:sz="0" w:space="0" w:color="auto"/>
                <w:bottom w:val="none" w:sz="0" w:space="0" w:color="auto"/>
                <w:right w:val="none" w:sz="0" w:space="0" w:color="auto"/>
              </w:divBdr>
            </w:div>
            <w:div w:id="1387682344">
              <w:marLeft w:val="0"/>
              <w:marRight w:val="0"/>
              <w:marTop w:val="0"/>
              <w:marBottom w:val="0"/>
              <w:divBdr>
                <w:top w:val="none" w:sz="0" w:space="0" w:color="auto"/>
                <w:left w:val="none" w:sz="0" w:space="0" w:color="auto"/>
                <w:bottom w:val="none" w:sz="0" w:space="0" w:color="auto"/>
                <w:right w:val="none" w:sz="0" w:space="0" w:color="auto"/>
              </w:divBdr>
            </w:div>
            <w:div w:id="1440758174">
              <w:marLeft w:val="0"/>
              <w:marRight w:val="0"/>
              <w:marTop w:val="0"/>
              <w:marBottom w:val="0"/>
              <w:divBdr>
                <w:top w:val="none" w:sz="0" w:space="0" w:color="auto"/>
                <w:left w:val="none" w:sz="0" w:space="0" w:color="auto"/>
                <w:bottom w:val="none" w:sz="0" w:space="0" w:color="auto"/>
                <w:right w:val="none" w:sz="0" w:space="0" w:color="auto"/>
              </w:divBdr>
            </w:div>
            <w:div w:id="119347991">
              <w:marLeft w:val="0"/>
              <w:marRight w:val="0"/>
              <w:marTop w:val="0"/>
              <w:marBottom w:val="0"/>
              <w:divBdr>
                <w:top w:val="none" w:sz="0" w:space="0" w:color="auto"/>
                <w:left w:val="none" w:sz="0" w:space="0" w:color="auto"/>
                <w:bottom w:val="none" w:sz="0" w:space="0" w:color="auto"/>
                <w:right w:val="none" w:sz="0" w:space="0" w:color="auto"/>
              </w:divBdr>
            </w:div>
            <w:div w:id="1288393185">
              <w:marLeft w:val="0"/>
              <w:marRight w:val="0"/>
              <w:marTop w:val="0"/>
              <w:marBottom w:val="0"/>
              <w:divBdr>
                <w:top w:val="none" w:sz="0" w:space="0" w:color="auto"/>
                <w:left w:val="none" w:sz="0" w:space="0" w:color="auto"/>
                <w:bottom w:val="none" w:sz="0" w:space="0" w:color="auto"/>
                <w:right w:val="none" w:sz="0" w:space="0" w:color="auto"/>
              </w:divBdr>
            </w:div>
            <w:div w:id="1342313235">
              <w:marLeft w:val="0"/>
              <w:marRight w:val="0"/>
              <w:marTop w:val="0"/>
              <w:marBottom w:val="0"/>
              <w:divBdr>
                <w:top w:val="none" w:sz="0" w:space="0" w:color="auto"/>
                <w:left w:val="none" w:sz="0" w:space="0" w:color="auto"/>
                <w:bottom w:val="none" w:sz="0" w:space="0" w:color="auto"/>
                <w:right w:val="none" w:sz="0" w:space="0" w:color="auto"/>
              </w:divBdr>
            </w:div>
            <w:div w:id="1479035515">
              <w:marLeft w:val="0"/>
              <w:marRight w:val="0"/>
              <w:marTop w:val="0"/>
              <w:marBottom w:val="0"/>
              <w:divBdr>
                <w:top w:val="none" w:sz="0" w:space="0" w:color="auto"/>
                <w:left w:val="none" w:sz="0" w:space="0" w:color="auto"/>
                <w:bottom w:val="none" w:sz="0" w:space="0" w:color="auto"/>
                <w:right w:val="none" w:sz="0" w:space="0" w:color="auto"/>
              </w:divBdr>
            </w:div>
            <w:div w:id="2123111403">
              <w:marLeft w:val="0"/>
              <w:marRight w:val="0"/>
              <w:marTop w:val="0"/>
              <w:marBottom w:val="0"/>
              <w:divBdr>
                <w:top w:val="none" w:sz="0" w:space="0" w:color="auto"/>
                <w:left w:val="none" w:sz="0" w:space="0" w:color="auto"/>
                <w:bottom w:val="none" w:sz="0" w:space="0" w:color="auto"/>
                <w:right w:val="none" w:sz="0" w:space="0" w:color="auto"/>
              </w:divBdr>
            </w:div>
            <w:div w:id="377123454">
              <w:marLeft w:val="0"/>
              <w:marRight w:val="0"/>
              <w:marTop w:val="0"/>
              <w:marBottom w:val="0"/>
              <w:divBdr>
                <w:top w:val="none" w:sz="0" w:space="0" w:color="auto"/>
                <w:left w:val="none" w:sz="0" w:space="0" w:color="auto"/>
                <w:bottom w:val="none" w:sz="0" w:space="0" w:color="auto"/>
                <w:right w:val="none" w:sz="0" w:space="0" w:color="auto"/>
              </w:divBdr>
            </w:div>
            <w:div w:id="1777478816">
              <w:marLeft w:val="0"/>
              <w:marRight w:val="0"/>
              <w:marTop w:val="0"/>
              <w:marBottom w:val="0"/>
              <w:divBdr>
                <w:top w:val="none" w:sz="0" w:space="0" w:color="auto"/>
                <w:left w:val="none" w:sz="0" w:space="0" w:color="auto"/>
                <w:bottom w:val="none" w:sz="0" w:space="0" w:color="auto"/>
                <w:right w:val="none" w:sz="0" w:space="0" w:color="auto"/>
              </w:divBdr>
            </w:div>
            <w:div w:id="2090350410">
              <w:marLeft w:val="0"/>
              <w:marRight w:val="0"/>
              <w:marTop w:val="0"/>
              <w:marBottom w:val="0"/>
              <w:divBdr>
                <w:top w:val="none" w:sz="0" w:space="0" w:color="auto"/>
                <w:left w:val="none" w:sz="0" w:space="0" w:color="auto"/>
                <w:bottom w:val="none" w:sz="0" w:space="0" w:color="auto"/>
                <w:right w:val="none" w:sz="0" w:space="0" w:color="auto"/>
              </w:divBdr>
            </w:div>
            <w:div w:id="4140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VisualBatch9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D380B0-8DD3-432E-BD78-91BFEDD14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VisualBatch97.dot</Template>
  <TotalTime>6147</TotalTime>
  <Pages>31</Pages>
  <Words>2482</Words>
  <Characters>29082</Characters>
  <Application>Microsoft Office Word</Application>
  <DocSecurity>0</DocSecurity>
  <Lines>242</Lines>
  <Paragraphs>63</Paragraphs>
  <ScaleCrop>false</ScaleCrop>
  <HeadingPairs>
    <vt:vector size="2" baseType="variant">
      <vt:variant>
        <vt:lpstr>Title</vt:lpstr>
      </vt:variant>
      <vt:variant>
        <vt:i4>1</vt:i4>
      </vt:variant>
    </vt:vector>
  </HeadingPairs>
  <TitlesOfParts>
    <vt:vector size="1" baseType="lpstr">
      <vt:lpstr>i-Con Server User Guide</vt:lpstr>
    </vt:vector>
  </TitlesOfParts>
  <Company>Prosol Group (Pty) Ltd t/a Pro Solutions</Company>
  <LinksUpToDate>false</LinksUpToDate>
  <CharactersWithSpaces>31501</CharactersWithSpaces>
  <SharedDoc>false</SharedDoc>
  <HLinks>
    <vt:vector size="42" baseType="variant">
      <vt:variant>
        <vt:i4>1572924</vt:i4>
      </vt:variant>
      <vt:variant>
        <vt:i4>38</vt:i4>
      </vt:variant>
      <vt:variant>
        <vt:i4>0</vt:i4>
      </vt:variant>
      <vt:variant>
        <vt:i4>5</vt:i4>
      </vt:variant>
      <vt:variant>
        <vt:lpwstr/>
      </vt:variant>
      <vt:variant>
        <vt:lpwstr>_Toc508279648</vt:lpwstr>
      </vt:variant>
      <vt:variant>
        <vt:i4>1572924</vt:i4>
      </vt:variant>
      <vt:variant>
        <vt:i4>32</vt:i4>
      </vt:variant>
      <vt:variant>
        <vt:i4>0</vt:i4>
      </vt:variant>
      <vt:variant>
        <vt:i4>5</vt:i4>
      </vt:variant>
      <vt:variant>
        <vt:lpwstr/>
      </vt:variant>
      <vt:variant>
        <vt:lpwstr>_Toc508279647</vt:lpwstr>
      </vt:variant>
      <vt:variant>
        <vt:i4>1572924</vt:i4>
      </vt:variant>
      <vt:variant>
        <vt:i4>26</vt:i4>
      </vt:variant>
      <vt:variant>
        <vt:i4>0</vt:i4>
      </vt:variant>
      <vt:variant>
        <vt:i4>5</vt:i4>
      </vt:variant>
      <vt:variant>
        <vt:lpwstr/>
      </vt:variant>
      <vt:variant>
        <vt:lpwstr>_Toc508279646</vt:lpwstr>
      </vt:variant>
      <vt:variant>
        <vt:i4>1572924</vt:i4>
      </vt:variant>
      <vt:variant>
        <vt:i4>20</vt:i4>
      </vt:variant>
      <vt:variant>
        <vt:i4>0</vt:i4>
      </vt:variant>
      <vt:variant>
        <vt:i4>5</vt:i4>
      </vt:variant>
      <vt:variant>
        <vt:lpwstr/>
      </vt:variant>
      <vt:variant>
        <vt:lpwstr>_Toc508279645</vt:lpwstr>
      </vt:variant>
      <vt:variant>
        <vt:i4>1572924</vt:i4>
      </vt:variant>
      <vt:variant>
        <vt:i4>14</vt:i4>
      </vt:variant>
      <vt:variant>
        <vt:i4>0</vt:i4>
      </vt:variant>
      <vt:variant>
        <vt:i4>5</vt:i4>
      </vt:variant>
      <vt:variant>
        <vt:lpwstr/>
      </vt:variant>
      <vt:variant>
        <vt:lpwstr>_Toc508279644</vt:lpwstr>
      </vt:variant>
      <vt:variant>
        <vt:i4>1572924</vt:i4>
      </vt:variant>
      <vt:variant>
        <vt:i4>8</vt:i4>
      </vt:variant>
      <vt:variant>
        <vt:i4>0</vt:i4>
      </vt:variant>
      <vt:variant>
        <vt:i4>5</vt:i4>
      </vt:variant>
      <vt:variant>
        <vt:lpwstr/>
      </vt:variant>
      <vt:variant>
        <vt:lpwstr>_Toc508279643</vt:lpwstr>
      </vt:variant>
      <vt:variant>
        <vt:i4>1572924</vt:i4>
      </vt:variant>
      <vt:variant>
        <vt:i4>2</vt:i4>
      </vt:variant>
      <vt:variant>
        <vt:i4>0</vt:i4>
      </vt:variant>
      <vt:variant>
        <vt:i4>5</vt:i4>
      </vt:variant>
      <vt:variant>
        <vt:lpwstr/>
      </vt:variant>
      <vt:variant>
        <vt:lpwstr>_Toc508279642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i-Con Server User Guide</dc:title>
  <dc:subject/>
  <dc:creator>Pro Solutions</dc:creator>
  <cp:keywords>Version 4.7.8.3</cp:keywords>
  <dc:description/>
  <cp:lastModifiedBy>Dick</cp:lastModifiedBy>
  <cp:revision>18</cp:revision>
  <cp:lastPrinted>2018-09-07T11:23:00Z</cp:lastPrinted>
  <dcterms:created xsi:type="dcterms:W3CDTF">2018-09-06T10:02:00Z</dcterms:created>
  <dcterms:modified xsi:type="dcterms:W3CDTF">2019-07-08T15:03:00Z</dcterms:modified>
</cp:coreProperties>
</file>